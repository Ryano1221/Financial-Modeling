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741D" w14:textId="4B856313" w:rsidR="00E126D0" w:rsidRPr="00F2369B" w:rsidRDefault="00A9529F" w:rsidP="00F2369B">
      <w:pPr>
        <w:jc w:val="center"/>
        <w:rPr>
          <w:rFonts w:ascii="Arial" w:hAnsi="Arial" w:cs="Arial"/>
          <w:sz w:val="20"/>
        </w:rPr>
      </w:pPr>
      <w:r>
        <w:rPr>
          <w:rFonts w:ascii="Arial" w:hAnsi="Arial" w:cs="Arial"/>
          <w:bCs/>
          <w:noProof/>
          <w:snapToGrid/>
          <w:color w:val="000000"/>
          <w:sz w:val="20"/>
        </w:rPr>
        <w:drawing>
          <wp:inline distT="0" distB="0" distL="0" distR="0" wp14:anchorId="170860BE" wp14:editId="6AAC2047">
            <wp:extent cx="2238375" cy="764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5786" cy="770004"/>
                    </a:xfrm>
                    <a:prstGeom prst="rect">
                      <a:avLst/>
                    </a:prstGeom>
                    <a:noFill/>
                    <a:ln>
                      <a:noFill/>
                    </a:ln>
                  </pic:spPr>
                </pic:pic>
              </a:graphicData>
            </a:graphic>
          </wp:inline>
        </w:drawing>
      </w:r>
    </w:p>
    <w:p w14:paraId="25E694E1" w14:textId="768FFA0B" w:rsidR="00E377AB" w:rsidRDefault="00DD73D9" w:rsidP="007D2817">
      <w:pPr>
        <w:jc w:val="both"/>
        <w:rPr>
          <w:rFonts w:ascii="Arial" w:hAnsi="Arial" w:cs="Arial"/>
          <w:color w:val="000000"/>
          <w:sz w:val="20"/>
        </w:rPr>
      </w:pPr>
      <w:ins w:id="0" w:author="Brown, Bre" w:date="2026-02-27T12:39:00Z" w16du:dateUtc="2026-02-27T18:39:00Z">
        <w:r>
          <w:rPr>
            <w:rFonts w:ascii="Arial" w:hAnsi="Arial" w:cs="Arial"/>
            <w:color w:val="000000"/>
            <w:sz w:val="20"/>
          </w:rPr>
          <w:t>March</w:t>
        </w:r>
      </w:ins>
      <w:del w:id="1" w:author="Brown, Bre" w:date="2026-02-27T12:39:00Z" w16du:dateUtc="2026-02-27T18:39:00Z">
        <w:r w:rsidR="002514B0" w:rsidDel="00DD73D9">
          <w:rPr>
            <w:rFonts w:ascii="Arial" w:hAnsi="Arial" w:cs="Arial"/>
            <w:color w:val="000000"/>
            <w:sz w:val="20"/>
          </w:rPr>
          <w:delText>February</w:delText>
        </w:r>
      </w:del>
      <w:r w:rsidR="002514B0">
        <w:rPr>
          <w:rFonts w:ascii="Arial" w:hAnsi="Arial" w:cs="Arial"/>
          <w:color w:val="000000"/>
          <w:sz w:val="20"/>
        </w:rPr>
        <w:t xml:space="preserve"> </w:t>
      </w:r>
      <w:ins w:id="2" w:author="Brown, Bre" w:date="2026-03-03T08:15:00Z" w16du:dateUtc="2026-03-03T14:15:00Z">
        <w:r w:rsidR="00BB6730">
          <w:rPr>
            <w:rFonts w:ascii="Arial" w:hAnsi="Arial" w:cs="Arial"/>
            <w:color w:val="000000"/>
            <w:sz w:val="20"/>
          </w:rPr>
          <w:t>3</w:t>
        </w:r>
      </w:ins>
      <w:del w:id="3" w:author="Brown, Bre" w:date="2026-02-27T12:39:00Z" w16du:dateUtc="2026-02-27T18:39:00Z">
        <w:r w:rsidR="005C3456" w:rsidDel="00DD73D9">
          <w:rPr>
            <w:rFonts w:ascii="Arial" w:hAnsi="Arial" w:cs="Arial"/>
            <w:color w:val="000000"/>
            <w:sz w:val="20"/>
          </w:rPr>
          <w:delText>5</w:delText>
        </w:r>
      </w:del>
      <w:r w:rsidR="002514B0">
        <w:rPr>
          <w:rFonts w:ascii="Arial" w:hAnsi="Arial" w:cs="Arial"/>
          <w:color w:val="000000"/>
          <w:sz w:val="20"/>
        </w:rPr>
        <w:t>, 2026</w:t>
      </w:r>
    </w:p>
    <w:p w14:paraId="6C86038A" w14:textId="77777777" w:rsidR="00822918" w:rsidRDefault="00822918" w:rsidP="00126F3A">
      <w:pPr>
        <w:jc w:val="both"/>
        <w:rPr>
          <w:rFonts w:ascii="Arial" w:hAnsi="Arial" w:cs="Arial"/>
          <w:color w:val="000000"/>
          <w:sz w:val="20"/>
        </w:rPr>
      </w:pPr>
    </w:p>
    <w:p w14:paraId="01667CE6" w14:textId="66DC1A21" w:rsidR="00EF5C42" w:rsidDel="00DD73D9" w:rsidRDefault="00667386" w:rsidP="00126F3A">
      <w:pPr>
        <w:jc w:val="both"/>
        <w:rPr>
          <w:del w:id="4" w:author="Brown, Bre" w:date="2026-02-27T12:39:00Z" w16du:dateUtc="2026-02-27T18:39:00Z"/>
          <w:rFonts w:ascii="Arial" w:hAnsi="Arial" w:cs="Arial"/>
          <w:color w:val="000000"/>
          <w:sz w:val="20"/>
        </w:rPr>
      </w:pPr>
      <w:del w:id="5" w:author="Brown, Bre" w:date="2026-02-27T12:39:00Z" w16du:dateUtc="2026-02-27T18:39:00Z">
        <w:r w:rsidDel="00DD73D9">
          <w:rPr>
            <w:rFonts w:ascii="Arial" w:hAnsi="Arial" w:cs="Arial"/>
            <w:color w:val="000000"/>
            <w:sz w:val="20"/>
          </w:rPr>
          <w:delText>Russell Young, Senior Managing Director</w:delText>
        </w:r>
      </w:del>
    </w:p>
    <w:p w14:paraId="4D4D2856" w14:textId="7F5891D7" w:rsidR="008E5C4F" w:rsidDel="00DD73D9" w:rsidRDefault="008E5C4F" w:rsidP="00126F3A">
      <w:pPr>
        <w:jc w:val="both"/>
        <w:rPr>
          <w:del w:id="6" w:author="Brown, Bre" w:date="2026-02-27T12:39:00Z" w16du:dateUtc="2026-02-27T18:39:00Z"/>
          <w:rFonts w:ascii="Arial" w:hAnsi="Arial" w:cs="Arial"/>
          <w:color w:val="000000"/>
          <w:sz w:val="20"/>
        </w:rPr>
      </w:pPr>
      <w:del w:id="7" w:author="Brown, Bre" w:date="2026-02-27T12:39:00Z" w16du:dateUtc="2026-02-27T18:39:00Z">
        <w:r w:rsidDel="00DD73D9">
          <w:rPr>
            <w:rFonts w:ascii="Arial" w:hAnsi="Arial" w:cs="Arial"/>
            <w:color w:val="000000"/>
            <w:sz w:val="20"/>
          </w:rPr>
          <w:delText xml:space="preserve">Bre Brown, Vice </w:delText>
        </w:r>
        <w:r w:rsidR="002117C3" w:rsidDel="00DD73D9">
          <w:rPr>
            <w:rFonts w:ascii="Arial" w:hAnsi="Arial" w:cs="Arial"/>
            <w:color w:val="000000"/>
            <w:sz w:val="20"/>
          </w:rPr>
          <w:delText>President</w:delText>
        </w:r>
      </w:del>
    </w:p>
    <w:p w14:paraId="46F3F056" w14:textId="3FFC92FB" w:rsidR="006544B6" w:rsidDel="00DD73D9" w:rsidRDefault="006544B6" w:rsidP="00126F3A">
      <w:pPr>
        <w:jc w:val="both"/>
        <w:rPr>
          <w:del w:id="8" w:author="Brown, Bre" w:date="2026-02-27T12:39:00Z" w16du:dateUtc="2026-02-27T18:39:00Z"/>
          <w:rFonts w:ascii="Arial" w:hAnsi="Arial" w:cs="Arial"/>
          <w:color w:val="000000"/>
          <w:sz w:val="20"/>
        </w:rPr>
      </w:pPr>
      <w:del w:id="9" w:author="Brown, Bre" w:date="2026-02-27T12:39:00Z" w16du:dateUtc="2026-02-27T18:39:00Z">
        <w:r w:rsidDel="00DD73D9">
          <w:rPr>
            <w:rFonts w:ascii="Arial" w:hAnsi="Arial" w:cs="Arial"/>
            <w:color w:val="000000"/>
            <w:sz w:val="20"/>
          </w:rPr>
          <w:delText>JLL</w:delText>
        </w:r>
      </w:del>
    </w:p>
    <w:p w14:paraId="0CE7A269" w14:textId="33B0CBB3" w:rsidR="008E5C4F" w:rsidRDefault="00DD73D9" w:rsidP="00126F3A">
      <w:pPr>
        <w:jc w:val="both"/>
        <w:rPr>
          <w:ins w:id="10" w:author="Brown, Bre" w:date="2026-02-27T12:39:00Z" w16du:dateUtc="2026-02-27T18:39:00Z"/>
          <w:rFonts w:ascii="Arial" w:hAnsi="Arial" w:cs="Arial"/>
          <w:color w:val="000000"/>
          <w:sz w:val="20"/>
        </w:rPr>
      </w:pPr>
      <w:ins w:id="11" w:author="Brown, Bre" w:date="2026-02-27T12:39:00Z" w16du:dateUtc="2026-02-27T18:39:00Z">
        <w:r>
          <w:rPr>
            <w:rFonts w:ascii="Arial" w:hAnsi="Arial" w:cs="Arial"/>
            <w:color w:val="000000"/>
            <w:sz w:val="20"/>
          </w:rPr>
          <w:t>Matt Frizzell</w:t>
        </w:r>
      </w:ins>
    </w:p>
    <w:p w14:paraId="471FBF95" w14:textId="06A95743" w:rsidR="00DD73D9" w:rsidRDefault="00DD73D9" w:rsidP="00126F3A">
      <w:pPr>
        <w:jc w:val="both"/>
        <w:rPr>
          <w:ins w:id="12" w:author="Brown, Bre" w:date="2026-02-27T12:39:00Z" w16du:dateUtc="2026-02-27T18:39:00Z"/>
          <w:rFonts w:ascii="Arial" w:hAnsi="Arial" w:cs="Arial"/>
          <w:color w:val="000000"/>
          <w:sz w:val="20"/>
        </w:rPr>
      </w:pPr>
      <w:ins w:id="13" w:author="Brown, Bre" w:date="2026-02-27T12:39:00Z" w16du:dateUtc="2026-02-27T18:39:00Z">
        <w:r>
          <w:rPr>
            <w:rFonts w:ascii="Arial" w:hAnsi="Arial" w:cs="Arial"/>
            <w:color w:val="000000"/>
            <w:sz w:val="20"/>
          </w:rPr>
          <w:t>Holmes Onwukaife</w:t>
        </w:r>
      </w:ins>
    </w:p>
    <w:p w14:paraId="73304A9B" w14:textId="2CFA2765" w:rsidR="00DD73D9" w:rsidRDefault="00DD73D9" w:rsidP="00126F3A">
      <w:pPr>
        <w:jc w:val="both"/>
        <w:rPr>
          <w:ins w:id="14" w:author="Brown, Bre" w:date="2026-02-27T12:39:00Z" w16du:dateUtc="2026-02-27T18:39:00Z"/>
          <w:rFonts w:ascii="Arial" w:hAnsi="Arial" w:cs="Arial"/>
          <w:color w:val="000000"/>
          <w:sz w:val="20"/>
        </w:rPr>
      </w:pPr>
      <w:ins w:id="15" w:author="Brown, Bre" w:date="2026-02-27T12:39:00Z" w16du:dateUtc="2026-02-27T18:39:00Z">
        <w:r>
          <w:rPr>
            <w:rFonts w:ascii="Arial" w:hAnsi="Arial" w:cs="Arial"/>
            <w:color w:val="000000"/>
            <w:sz w:val="20"/>
          </w:rPr>
          <w:t>Cushman &amp; Wakefield</w:t>
        </w:r>
      </w:ins>
    </w:p>
    <w:p w14:paraId="65ED8405" w14:textId="77777777" w:rsidR="00DD73D9" w:rsidRDefault="00DD73D9" w:rsidP="00126F3A">
      <w:pPr>
        <w:jc w:val="both"/>
        <w:rPr>
          <w:rFonts w:ascii="Arial" w:hAnsi="Arial" w:cs="Arial"/>
          <w:color w:val="000000"/>
          <w:sz w:val="20"/>
        </w:rPr>
      </w:pPr>
    </w:p>
    <w:p w14:paraId="403EDD9D" w14:textId="6AB8273F" w:rsidR="00822918" w:rsidRDefault="00822918" w:rsidP="00126F3A">
      <w:pPr>
        <w:jc w:val="both"/>
        <w:rPr>
          <w:rFonts w:ascii="Arial" w:hAnsi="Arial" w:cs="Arial"/>
          <w:color w:val="000000"/>
          <w:sz w:val="20"/>
        </w:rPr>
      </w:pPr>
      <w:r>
        <w:rPr>
          <w:rFonts w:ascii="Arial" w:hAnsi="Arial" w:cs="Arial"/>
          <w:color w:val="000000"/>
          <w:sz w:val="20"/>
        </w:rPr>
        <w:t>Sent via email</w:t>
      </w:r>
    </w:p>
    <w:p w14:paraId="589E5FBB" w14:textId="77777777" w:rsidR="00126F3A" w:rsidRPr="00763978" w:rsidRDefault="00126F3A" w:rsidP="00126F3A">
      <w:pPr>
        <w:jc w:val="both"/>
        <w:rPr>
          <w:rFonts w:ascii="Arial" w:hAnsi="Arial" w:cs="Arial"/>
          <w:color w:val="000000"/>
          <w:sz w:val="20"/>
        </w:rPr>
      </w:pPr>
    </w:p>
    <w:p w14:paraId="4ECB5E20" w14:textId="7ADD971C" w:rsidR="00236EB5" w:rsidRPr="00763978" w:rsidRDefault="00236EB5" w:rsidP="007D2817">
      <w:pPr>
        <w:jc w:val="both"/>
        <w:rPr>
          <w:rFonts w:ascii="Arial" w:hAnsi="Arial" w:cs="Arial"/>
          <w:b/>
          <w:color w:val="000000"/>
          <w:sz w:val="20"/>
        </w:rPr>
      </w:pPr>
      <w:r w:rsidRPr="00763978">
        <w:rPr>
          <w:rFonts w:ascii="Arial" w:hAnsi="Arial" w:cs="Arial"/>
          <w:b/>
          <w:color w:val="000000"/>
          <w:sz w:val="20"/>
        </w:rPr>
        <w:t xml:space="preserve">RE:  </w:t>
      </w:r>
      <w:r w:rsidR="00206265">
        <w:rPr>
          <w:rFonts w:ascii="Arial" w:hAnsi="Arial" w:cs="Arial"/>
          <w:b/>
          <w:color w:val="000000"/>
          <w:sz w:val="20"/>
        </w:rPr>
        <w:t>Oculus Pathology</w:t>
      </w:r>
      <w:r w:rsidR="00F36B2C">
        <w:rPr>
          <w:rFonts w:ascii="Arial" w:hAnsi="Arial" w:cs="Arial"/>
          <w:b/>
          <w:color w:val="000000"/>
          <w:sz w:val="20"/>
        </w:rPr>
        <w:t xml:space="preserve"> </w:t>
      </w:r>
      <w:r w:rsidR="00E768B9" w:rsidRPr="00763978">
        <w:rPr>
          <w:rFonts w:ascii="Arial" w:hAnsi="Arial" w:cs="Arial"/>
          <w:b/>
          <w:color w:val="000000"/>
          <w:sz w:val="20"/>
        </w:rPr>
        <w:t>at Austin Oaks</w:t>
      </w:r>
      <w:r w:rsidR="00667386">
        <w:rPr>
          <w:rFonts w:ascii="Arial" w:hAnsi="Arial" w:cs="Arial"/>
          <w:b/>
          <w:color w:val="000000"/>
          <w:sz w:val="20"/>
        </w:rPr>
        <w:t xml:space="preserve"> – Medina Bldg</w:t>
      </w:r>
    </w:p>
    <w:p w14:paraId="6AE6DF9E" w14:textId="77777777" w:rsidR="00236EB5" w:rsidRPr="00763978" w:rsidRDefault="00236EB5" w:rsidP="007D2817">
      <w:pPr>
        <w:jc w:val="both"/>
        <w:rPr>
          <w:rFonts w:ascii="Arial" w:hAnsi="Arial" w:cs="Arial"/>
          <w:color w:val="000000"/>
          <w:sz w:val="20"/>
        </w:rPr>
      </w:pPr>
    </w:p>
    <w:p w14:paraId="361DA31D" w14:textId="1859CC96" w:rsidR="00236EB5" w:rsidRPr="00763978" w:rsidRDefault="00236EB5" w:rsidP="007D2817">
      <w:pPr>
        <w:jc w:val="both"/>
        <w:rPr>
          <w:rFonts w:ascii="Arial" w:hAnsi="Arial" w:cs="Arial"/>
          <w:color w:val="000000"/>
          <w:sz w:val="20"/>
        </w:rPr>
      </w:pPr>
      <w:r w:rsidRPr="00763978">
        <w:rPr>
          <w:rFonts w:ascii="Arial" w:hAnsi="Arial" w:cs="Arial"/>
          <w:color w:val="000000"/>
          <w:sz w:val="20"/>
        </w:rPr>
        <w:t>Dear</w:t>
      </w:r>
      <w:r w:rsidR="00212EFF">
        <w:rPr>
          <w:rFonts w:ascii="Arial" w:hAnsi="Arial" w:cs="Arial"/>
          <w:color w:val="000000"/>
          <w:sz w:val="20"/>
        </w:rPr>
        <w:t xml:space="preserve"> </w:t>
      </w:r>
      <w:ins w:id="16" w:author="Brown, Bre" w:date="2026-02-27T12:39:00Z" w16du:dateUtc="2026-02-27T18:39:00Z">
        <w:r w:rsidR="00DD73D9">
          <w:rPr>
            <w:rFonts w:ascii="Arial" w:hAnsi="Arial" w:cs="Arial"/>
            <w:color w:val="000000"/>
            <w:sz w:val="20"/>
          </w:rPr>
          <w:t>Matt &amp; Holmes</w:t>
        </w:r>
      </w:ins>
      <w:del w:id="17" w:author="Brown, Bre" w:date="2026-02-27T12:39:00Z" w16du:dateUtc="2026-02-27T18:39:00Z">
        <w:r w:rsidR="002117C3" w:rsidDel="00DD73D9">
          <w:rPr>
            <w:rFonts w:ascii="Arial" w:hAnsi="Arial" w:cs="Arial"/>
            <w:color w:val="000000"/>
            <w:sz w:val="20"/>
          </w:rPr>
          <w:delText>Russell/Bre</w:delText>
        </w:r>
      </w:del>
      <w:r w:rsidR="002117C3">
        <w:rPr>
          <w:rFonts w:ascii="Arial" w:hAnsi="Arial" w:cs="Arial"/>
          <w:color w:val="000000"/>
          <w:sz w:val="20"/>
        </w:rPr>
        <w:t>,</w:t>
      </w:r>
    </w:p>
    <w:p w14:paraId="2A076CF9" w14:textId="77777777" w:rsidR="00236EB5" w:rsidRPr="00763978" w:rsidRDefault="00236EB5" w:rsidP="007D2817">
      <w:pPr>
        <w:jc w:val="both"/>
        <w:rPr>
          <w:rFonts w:ascii="Arial" w:hAnsi="Arial" w:cs="Arial"/>
          <w:color w:val="000000"/>
          <w:sz w:val="20"/>
        </w:rPr>
      </w:pPr>
    </w:p>
    <w:p w14:paraId="79EC5356" w14:textId="3C5F38AE" w:rsidR="00236EB5" w:rsidRPr="00763978" w:rsidRDefault="00236EB5" w:rsidP="007D2817">
      <w:pPr>
        <w:jc w:val="both"/>
        <w:rPr>
          <w:rFonts w:ascii="Arial" w:hAnsi="Arial" w:cs="Arial"/>
          <w:sz w:val="20"/>
        </w:rPr>
      </w:pPr>
      <w:r w:rsidRPr="00763978">
        <w:rPr>
          <w:rFonts w:ascii="Arial" w:hAnsi="Arial" w:cs="Arial"/>
          <w:sz w:val="20"/>
        </w:rPr>
        <w:t xml:space="preserve">Enclosed please find </w:t>
      </w:r>
      <w:r w:rsidR="00E126D0" w:rsidRPr="00763978">
        <w:rPr>
          <w:rFonts w:ascii="Arial" w:hAnsi="Arial" w:cs="Arial"/>
          <w:sz w:val="20"/>
        </w:rPr>
        <w:t xml:space="preserve">a </w:t>
      </w:r>
      <w:ins w:id="18" w:author="Brown, Bre" w:date="2026-02-27T12:39:00Z" w16du:dateUtc="2026-02-27T18:39:00Z">
        <w:r w:rsidR="00DD73D9">
          <w:rPr>
            <w:rFonts w:ascii="Arial" w:hAnsi="Arial" w:cs="Arial"/>
            <w:sz w:val="20"/>
          </w:rPr>
          <w:t xml:space="preserve">counter </w:t>
        </w:r>
      </w:ins>
      <w:r w:rsidR="00E126D0" w:rsidRPr="00763978">
        <w:rPr>
          <w:rFonts w:ascii="Arial" w:hAnsi="Arial" w:cs="Arial"/>
          <w:sz w:val="20"/>
        </w:rPr>
        <w:t>proposal</w:t>
      </w:r>
      <w:r w:rsidRPr="00763978">
        <w:rPr>
          <w:rFonts w:ascii="Arial" w:hAnsi="Arial" w:cs="Arial"/>
          <w:sz w:val="20"/>
        </w:rPr>
        <w:t xml:space="preserve"> for your review and consideration.</w:t>
      </w:r>
    </w:p>
    <w:p w14:paraId="7A4603FF" w14:textId="77777777" w:rsidR="00236EB5" w:rsidRPr="00763978" w:rsidRDefault="00236EB5" w:rsidP="007D2817">
      <w:pPr>
        <w:jc w:val="both"/>
        <w:rPr>
          <w:rFonts w:ascii="Arial" w:hAnsi="Arial" w:cs="Arial"/>
          <w:sz w:val="20"/>
        </w:rPr>
      </w:pPr>
    </w:p>
    <w:p w14:paraId="6B145448" w14:textId="77777777" w:rsidR="00E768B9" w:rsidRPr="00763978" w:rsidRDefault="00E768B9" w:rsidP="007D2817">
      <w:pPr>
        <w:ind w:left="3600" w:hanging="3600"/>
        <w:jc w:val="both"/>
        <w:rPr>
          <w:rFonts w:ascii="Arial" w:hAnsi="Arial" w:cs="Arial"/>
          <w:sz w:val="20"/>
        </w:rPr>
      </w:pPr>
      <w:r w:rsidRPr="00763978">
        <w:rPr>
          <w:rFonts w:ascii="Arial" w:hAnsi="Arial" w:cs="Arial"/>
          <w:b/>
          <w:sz w:val="20"/>
        </w:rPr>
        <w:t>LANDLORD:</w:t>
      </w:r>
      <w:r w:rsidRPr="00763978">
        <w:rPr>
          <w:rFonts w:ascii="Arial" w:hAnsi="Arial" w:cs="Arial"/>
          <w:sz w:val="20"/>
        </w:rPr>
        <w:tab/>
      </w:r>
      <w:r w:rsidR="00212EFF">
        <w:rPr>
          <w:rFonts w:ascii="Arial" w:hAnsi="Arial" w:cs="Arial"/>
          <w:sz w:val="20"/>
        </w:rPr>
        <w:t>Luzzatto Oaks</w:t>
      </w:r>
    </w:p>
    <w:p w14:paraId="05F237BC" w14:textId="77777777" w:rsidR="00E768B9" w:rsidRPr="00763978" w:rsidRDefault="00E768B9" w:rsidP="007D2817">
      <w:pPr>
        <w:ind w:left="3600" w:hanging="3600"/>
        <w:jc w:val="both"/>
        <w:rPr>
          <w:rFonts w:ascii="Arial" w:hAnsi="Arial" w:cs="Arial"/>
          <w:sz w:val="20"/>
        </w:rPr>
      </w:pPr>
    </w:p>
    <w:p w14:paraId="3850D83A" w14:textId="072F3AFE" w:rsidR="00236EB5" w:rsidRPr="00763978" w:rsidRDefault="00236EB5" w:rsidP="007D2817">
      <w:pPr>
        <w:ind w:left="3600" w:hanging="3600"/>
        <w:jc w:val="both"/>
        <w:rPr>
          <w:rFonts w:ascii="Arial" w:hAnsi="Arial" w:cs="Arial"/>
          <w:sz w:val="20"/>
        </w:rPr>
      </w:pPr>
      <w:r w:rsidRPr="00763978">
        <w:rPr>
          <w:rFonts w:ascii="Arial" w:hAnsi="Arial" w:cs="Arial"/>
          <w:b/>
          <w:sz w:val="20"/>
        </w:rPr>
        <w:t>TENANT:</w:t>
      </w:r>
      <w:r w:rsidR="00C25B0C" w:rsidRPr="00763978">
        <w:rPr>
          <w:rFonts w:ascii="Arial" w:hAnsi="Arial" w:cs="Arial"/>
          <w:b/>
          <w:sz w:val="20"/>
        </w:rPr>
        <w:tab/>
      </w:r>
      <w:r w:rsidR="00BE481D">
        <w:rPr>
          <w:rFonts w:ascii="Arial" w:hAnsi="Arial" w:cs="Arial"/>
          <w:sz w:val="20"/>
        </w:rPr>
        <w:t>Hurt, Jacknow, Moore, Connor, Wells, Michels, Yurco, Listrom &amp; Huang, a Texas professional association, d/b/a Oculus Pathology</w:t>
      </w:r>
    </w:p>
    <w:p w14:paraId="1083F400" w14:textId="77777777" w:rsidR="00CD7C63" w:rsidRDefault="00CD7C63" w:rsidP="00212EFF">
      <w:pPr>
        <w:jc w:val="both"/>
        <w:rPr>
          <w:rFonts w:ascii="Arial" w:hAnsi="Arial" w:cs="Arial"/>
          <w:b/>
          <w:sz w:val="20"/>
        </w:rPr>
      </w:pPr>
    </w:p>
    <w:p w14:paraId="3134700E" w14:textId="5612BC5E" w:rsidR="00F36B2C" w:rsidRDefault="00236EB5" w:rsidP="00F36B2C">
      <w:pPr>
        <w:ind w:left="3600" w:hanging="3600"/>
        <w:jc w:val="both"/>
        <w:rPr>
          <w:rFonts w:ascii="Arial" w:hAnsi="Arial" w:cs="Arial"/>
          <w:sz w:val="20"/>
        </w:rPr>
      </w:pPr>
      <w:r w:rsidRPr="00763978">
        <w:rPr>
          <w:rFonts w:ascii="Arial" w:hAnsi="Arial" w:cs="Arial"/>
          <w:b/>
          <w:sz w:val="20"/>
        </w:rPr>
        <w:t>PREMISES:</w:t>
      </w:r>
      <w:r w:rsidRPr="00763978">
        <w:rPr>
          <w:rFonts w:ascii="Arial" w:hAnsi="Arial" w:cs="Arial"/>
          <w:sz w:val="20"/>
        </w:rPr>
        <w:tab/>
      </w:r>
      <w:r w:rsidR="00231246">
        <w:rPr>
          <w:rFonts w:ascii="Arial" w:hAnsi="Arial" w:cs="Arial"/>
          <w:sz w:val="20"/>
        </w:rPr>
        <w:t>Medina</w:t>
      </w:r>
      <w:r w:rsidR="00822918">
        <w:rPr>
          <w:rFonts w:ascii="Arial" w:hAnsi="Arial" w:cs="Arial"/>
          <w:sz w:val="20"/>
        </w:rPr>
        <w:t xml:space="preserve"> </w:t>
      </w:r>
      <w:r w:rsidR="00316080">
        <w:rPr>
          <w:rFonts w:ascii="Arial" w:hAnsi="Arial" w:cs="Arial"/>
          <w:sz w:val="20"/>
        </w:rPr>
        <w:t>2</w:t>
      </w:r>
      <w:r w:rsidR="00316080" w:rsidRPr="00316080">
        <w:rPr>
          <w:rFonts w:ascii="Arial" w:hAnsi="Arial" w:cs="Arial"/>
          <w:sz w:val="20"/>
          <w:vertAlign w:val="superscript"/>
        </w:rPr>
        <w:t>nd</w:t>
      </w:r>
      <w:r w:rsidR="00316080">
        <w:rPr>
          <w:rFonts w:ascii="Arial" w:hAnsi="Arial" w:cs="Arial"/>
          <w:sz w:val="20"/>
        </w:rPr>
        <w:t xml:space="preserve"> Floor</w:t>
      </w:r>
      <w:r w:rsidR="00F36B2C" w:rsidRPr="00763978">
        <w:rPr>
          <w:rFonts w:ascii="Arial" w:hAnsi="Arial" w:cs="Arial"/>
          <w:sz w:val="20"/>
        </w:rPr>
        <w:t xml:space="preserve"> – </w:t>
      </w:r>
      <w:r w:rsidR="00212EFF">
        <w:rPr>
          <w:rFonts w:ascii="Arial" w:hAnsi="Arial" w:cs="Arial"/>
          <w:sz w:val="20"/>
        </w:rPr>
        <w:t xml:space="preserve">Approximately </w:t>
      </w:r>
      <w:r w:rsidR="00AE6B6F">
        <w:rPr>
          <w:rFonts w:ascii="Arial" w:hAnsi="Arial" w:cs="Arial"/>
          <w:sz w:val="20"/>
        </w:rPr>
        <w:t>14</w:t>
      </w:r>
      <w:r w:rsidR="00BA6420">
        <w:rPr>
          <w:rFonts w:ascii="Arial" w:hAnsi="Arial" w:cs="Arial"/>
          <w:sz w:val="20"/>
        </w:rPr>
        <w:t>,410</w:t>
      </w:r>
      <w:r w:rsidR="00BC3C12">
        <w:rPr>
          <w:rFonts w:ascii="Arial" w:hAnsi="Arial" w:cs="Arial"/>
          <w:sz w:val="20"/>
        </w:rPr>
        <w:t xml:space="preserve"> </w:t>
      </w:r>
      <w:r w:rsidR="00F36B2C" w:rsidRPr="00763978">
        <w:rPr>
          <w:rFonts w:ascii="Arial" w:hAnsi="Arial" w:cs="Arial"/>
          <w:sz w:val="20"/>
        </w:rPr>
        <w:t>RSF</w:t>
      </w:r>
    </w:p>
    <w:p w14:paraId="1CDA7494" w14:textId="051EFCEA" w:rsidR="00055336" w:rsidRPr="00055336" w:rsidRDefault="00055336" w:rsidP="00F36B2C">
      <w:pPr>
        <w:ind w:left="3600" w:hanging="3600"/>
        <w:jc w:val="both"/>
        <w:rPr>
          <w:rFonts w:ascii="Arial" w:hAnsi="Arial" w:cs="Arial"/>
          <w:bCs/>
          <w:sz w:val="20"/>
        </w:rPr>
      </w:pPr>
      <w:r>
        <w:rPr>
          <w:rFonts w:ascii="Arial" w:hAnsi="Arial" w:cs="Arial"/>
          <w:b/>
          <w:sz w:val="20"/>
        </w:rPr>
        <w:tab/>
      </w:r>
      <w:commentRangeStart w:id="19"/>
      <w:r w:rsidRPr="00055336">
        <w:rPr>
          <w:rFonts w:ascii="Arial" w:hAnsi="Arial" w:cs="Arial"/>
          <w:bCs/>
          <w:sz w:val="20"/>
        </w:rPr>
        <w:t>If Tenant needs less square footage, the Landlord is open to working with our architect to carve out space and reduce the square footage.</w:t>
      </w:r>
      <w:commentRangeEnd w:id="19"/>
      <w:r w:rsidR="009B67CC">
        <w:rPr>
          <w:rStyle w:val="CommentReference"/>
        </w:rPr>
        <w:commentReference w:id="19"/>
      </w:r>
    </w:p>
    <w:p w14:paraId="43BB8A93" w14:textId="77777777" w:rsidR="00236EB5" w:rsidRPr="00763978" w:rsidRDefault="00236EB5" w:rsidP="007D2817">
      <w:pPr>
        <w:ind w:left="3600" w:hanging="3600"/>
        <w:jc w:val="both"/>
        <w:rPr>
          <w:rFonts w:ascii="Arial" w:hAnsi="Arial" w:cs="Arial"/>
          <w:sz w:val="20"/>
        </w:rPr>
      </w:pPr>
    </w:p>
    <w:p w14:paraId="22E3A58D" w14:textId="16377B9D" w:rsidR="0031703D" w:rsidRPr="0031703D" w:rsidRDefault="00236EB5" w:rsidP="007A3F5B">
      <w:pPr>
        <w:ind w:left="3600" w:hanging="3600"/>
        <w:jc w:val="both"/>
        <w:rPr>
          <w:rFonts w:ascii="Arial" w:hAnsi="Arial" w:cs="Arial"/>
          <w:sz w:val="20"/>
        </w:rPr>
      </w:pPr>
      <w:r w:rsidRPr="00763978">
        <w:rPr>
          <w:rFonts w:ascii="Arial" w:hAnsi="Arial" w:cs="Arial"/>
          <w:b/>
          <w:sz w:val="20"/>
        </w:rPr>
        <w:t>COMMENCEMENT:</w:t>
      </w:r>
      <w:r w:rsidR="00E126D0" w:rsidRPr="00763978">
        <w:rPr>
          <w:rFonts w:ascii="Arial" w:hAnsi="Arial" w:cs="Arial"/>
          <w:sz w:val="20"/>
        </w:rPr>
        <w:tab/>
      </w:r>
      <w:r w:rsidR="00BA6420">
        <w:rPr>
          <w:rFonts w:ascii="Arial" w:hAnsi="Arial" w:cs="Arial"/>
          <w:sz w:val="20"/>
        </w:rPr>
        <w:t>May</w:t>
      </w:r>
      <w:r w:rsidR="00120145">
        <w:rPr>
          <w:rFonts w:ascii="Arial" w:hAnsi="Arial" w:cs="Arial"/>
          <w:sz w:val="20"/>
        </w:rPr>
        <w:t xml:space="preserve"> 1, 202</w:t>
      </w:r>
      <w:r w:rsidR="00BA6420">
        <w:rPr>
          <w:rFonts w:ascii="Arial" w:hAnsi="Arial" w:cs="Arial"/>
          <w:sz w:val="20"/>
        </w:rPr>
        <w:t>7</w:t>
      </w:r>
      <w:r w:rsidR="0031703D">
        <w:rPr>
          <w:rFonts w:ascii="Arial" w:hAnsi="Arial" w:cs="Arial"/>
          <w:sz w:val="20"/>
        </w:rPr>
        <w:t xml:space="preserve"> </w:t>
      </w:r>
      <w:r w:rsidR="0031703D">
        <w:rPr>
          <w:rFonts w:ascii="Arial" w:hAnsi="Arial" w:cs="Arial"/>
          <w:b/>
          <w:sz w:val="20"/>
        </w:rPr>
        <w:tab/>
      </w:r>
      <w:r w:rsidR="0031703D">
        <w:rPr>
          <w:rFonts w:ascii="Arial" w:hAnsi="Arial" w:cs="Arial"/>
          <w:b/>
          <w:sz w:val="20"/>
        </w:rPr>
        <w:tab/>
      </w:r>
    </w:p>
    <w:p w14:paraId="0AF69D89" w14:textId="77777777" w:rsidR="00BC3C12" w:rsidRDefault="00BC3C12" w:rsidP="00E5394A">
      <w:pPr>
        <w:jc w:val="both"/>
        <w:rPr>
          <w:rFonts w:ascii="Arial" w:hAnsi="Arial" w:cs="Arial"/>
          <w:b/>
          <w:sz w:val="20"/>
        </w:rPr>
      </w:pPr>
    </w:p>
    <w:p w14:paraId="6D19B12F" w14:textId="77777777" w:rsidR="00BA5251" w:rsidRDefault="00BC3C12" w:rsidP="00C811BA">
      <w:pPr>
        <w:ind w:left="3600" w:hanging="3600"/>
        <w:jc w:val="both"/>
        <w:rPr>
          <w:rFonts w:ascii="Arial" w:hAnsi="Arial" w:cs="Arial"/>
          <w:b/>
          <w:sz w:val="20"/>
        </w:rPr>
      </w:pPr>
      <w:r w:rsidRPr="00763978">
        <w:rPr>
          <w:rFonts w:ascii="Arial" w:hAnsi="Arial" w:cs="Arial"/>
          <w:b/>
          <w:sz w:val="20"/>
        </w:rPr>
        <w:t>TERM:</w:t>
      </w:r>
      <w:r w:rsidR="00C811BA">
        <w:rPr>
          <w:rFonts w:ascii="Arial" w:hAnsi="Arial" w:cs="Arial"/>
          <w:b/>
          <w:sz w:val="20"/>
        </w:rPr>
        <w:tab/>
      </w:r>
      <w:r w:rsidR="00BA5251">
        <w:rPr>
          <w:rFonts w:ascii="Arial" w:hAnsi="Arial" w:cs="Arial"/>
          <w:b/>
          <w:sz w:val="20"/>
        </w:rPr>
        <w:t>Option One:</w:t>
      </w:r>
    </w:p>
    <w:p w14:paraId="5DD6674A" w14:textId="7DD5206C" w:rsidR="00F2369B" w:rsidRDefault="00782EA2" w:rsidP="00BA5251">
      <w:pPr>
        <w:ind w:left="3600"/>
        <w:jc w:val="both"/>
        <w:rPr>
          <w:rFonts w:ascii="Arial" w:hAnsi="Arial" w:cs="Arial"/>
          <w:sz w:val="20"/>
        </w:rPr>
      </w:pPr>
      <w:r>
        <w:rPr>
          <w:rFonts w:ascii="Arial" w:hAnsi="Arial" w:cs="Arial"/>
          <w:sz w:val="20"/>
        </w:rPr>
        <w:t>Sixty</w:t>
      </w:r>
      <w:r w:rsidR="00343320">
        <w:rPr>
          <w:rFonts w:ascii="Arial" w:hAnsi="Arial" w:cs="Arial"/>
          <w:sz w:val="20"/>
        </w:rPr>
        <w:t>-</w:t>
      </w:r>
      <w:ins w:id="20" w:author="Brown, Bre" w:date="2026-02-27T12:40:00Z" w16du:dateUtc="2026-02-27T18:40:00Z">
        <w:r w:rsidR="00290877">
          <w:rPr>
            <w:rFonts w:ascii="Arial" w:hAnsi="Arial" w:cs="Arial"/>
            <w:sz w:val="20"/>
          </w:rPr>
          <w:t>five</w:t>
        </w:r>
      </w:ins>
      <w:del w:id="21" w:author="Brown, Bre" w:date="2026-02-27T12:40:00Z" w16du:dateUtc="2026-02-27T18:40:00Z">
        <w:r w:rsidR="00343320" w:rsidDel="00290877">
          <w:rPr>
            <w:rFonts w:ascii="Arial" w:hAnsi="Arial" w:cs="Arial"/>
            <w:sz w:val="20"/>
          </w:rPr>
          <w:delText>t</w:delText>
        </w:r>
        <w:r w:rsidR="005034A8" w:rsidDel="00290877">
          <w:rPr>
            <w:rFonts w:ascii="Arial" w:hAnsi="Arial" w:cs="Arial"/>
            <w:sz w:val="20"/>
          </w:rPr>
          <w:delText>wo</w:delText>
        </w:r>
      </w:del>
      <w:r w:rsidR="00822918">
        <w:rPr>
          <w:rFonts w:ascii="Arial" w:hAnsi="Arial" w:cs="Arial"/>
          <w:sz w:val="20"/>
        </w:rPr>
        <w:t xml:space="preserve"> (</w:t>
      </w:r>
      <w:r>
        <w:rPr>
          <w:rFonts w:ascii="Arial" w:hAnsi="Arial" w:cs="Arial"/>
          <w:sz w:val="20"/>
        </w:rPr>
        <w:t>6</w:t>
      </w:r>
      <w:ins w:id="22" w:author="Brown, Bre" w:date="2026-02-27T12:40:00Z" w16du:dateUtc="2026-02-27T18:40:00Z">
        <w:r w:rsidR="00290877">
          <w:rPr>
            <w:rFonts w:ascii="Arial" w:hAnsi="Arial" w:cs="Arial"/>
            <w:sz w:val="20"/>
          </w:rPr>
          <w:t>5</w:t>
        </w:r>
      </w:ins>
      <w:del w:id="23" w:author="Brown, Bre" w:date="2026-02-27T12:40:00Z" w16du:dateUtc="2026-02-27T18:40:00Z">
        <w:r w:rsidR="005034A8" w:rsidDel="00290877">
          <w:rPr>
            <w:rFonts w:ascii="Arial" w:hAnsi="Arial" w:cs="Arial"/>
            <w:sz w:val="20"/>
          </w:rPr>
          <w:delText>2</w:delText>
        </w:r>
      </w:del>
      <w:r w:rsidR="00822918">
        <w:rPr>
          <w:rFonts w:ascii="Arial" w:hAnsi="Arial" w:cs="Arial"/>
          <w:sz w:val="20"/>
        </w:rPr>
        <w:t>) Months</w:t>
      </w:r>
      <w:r w:rsidR="00B312FB">
        <w:rPr>
          <w:rFonts w:ascii="Arial" w:hAnsi="Arial" w:cs="Arial"/>
          <w:sz w:val="20"/>
        </w:rPr>
        <w:t xml:space="preserve"> with two (2) months base free rent</w:t>
      </w:r>
      <w:r w:rsidR="00470BF3">
        <w:rPr>
          <w:rFonts w:ascii="Arial" w:hAnsi="Arial" w:cs="Arial"/>
          <w:sz w:val="20"/>
        </w:rPr>
        <w:t xml:space="preserve"> at the beginning of term</w:t>
      </w:r>
    </w:p>
    <w:p w14:paraId="3B598F59" w14:textId="66CF34E0" w:rsidR="009B7D41" w:rsidRDefault="009B7D41" w:rsidP="008E2EE2">
      <w:pPr>
        <w:ind w:left="3600"/>
        <w:jc w:val="both"/>
        <w:rPr>
          <w:rFonts w:ascii="Arial" w:hAnsi="Arial" w:cs="Arial"/>
          <w:bCs/>
          <w:sz w:val="20"/>
        </w:rPr>
      </w:pPr>
      <w:r>
        <w:rPr>
          <w:rFonts w:ascii="Arial" w:hAnsi="Arial" w:cs="Arial"/>
          <w:bCs/>
          <w:sz w:val="20"/>
        </w:rPr>
        <w:t>An additional t</w:t>
      </w:r>
      <w:ins w:id="24" w:author="Brown, Bre" w:date="2026-02-27T12:43:00Z" w16du:dateUtc="2026-02-27T18:43:00Z">
        <w:r w:rsidR="002E08F2">
          <w:rPr>
            <w:rFonts w:ascii="Arial" w:hAnsi="Arial" w:cs="Arial"/>
            <w:bCs/>
            <w:sz w:val="20"/>
          </w:rPr>
          <w:t>hree</w:t>
        </w:r>
      </w:ins>
      <w:del w:id="25" w:author="Brown, Bre" w:date="2026-02-27T12:43:00Z" w16du:dateUtc="2026-02-27T18:43:00Z">
        <w:r w:rsidDel="002E08F2">
          <w:rPr>
            <w:rFonts w:ascii="Arial" w:hAnsi="Arial" w:cs="Arial"/>
            <w:bCs/>
            <w:sz w:val="20"/>
          </w:rPr>
          <w:delText>wo</w:delText>
        </w:r>
      </w:del>
      <w:r>
        <w:rPr>
          <w:rFonts w:ascii="Arial" w:hAnsi="Arial" w:cs="Arial"/>
          <w:bCs/>
          <w:sz w:val="20"/>
        </w:rPr>
        <w:t xml:space="preserve"> (</w:t>
      </w:r>
      <w:ins w:id="26" w:author="Brown, Bre" w:date="2026-02-27T12:43:00Z" w16du:dateUtc="2026-02-27T18:43:00Z">
        <w:r w:rsidR="002E08F2">
          <w:rPr>
            <w:rFonts w:ascii="Arial" w:hAnsi="Arial" w:cs="Arial"/>
            <w:bCs/>
            <w:sz w:val="20"/>
          </w:rPr>
          <w:t>3</w:t>
        </w:r>
      </w:ins>
      <w:del w:id="27" w:author="Brown, Bre" w:date="2026-02-27T12:43:00Z" w16du:dateUtc="2026-02-27T18:43:00Z">
        <w:r w:rsidDel="002E08F2">
          <w:rPr>
            <w:rFonts w:ascii="Arial" w:hAnsi="Arial" w:cs="Arial"/>
            <w:bCs/>
            <w:sz w:val="20"/>
          </w:rPr>
          <w:delText>2</w:delText>
        </w:r>
      </w:del>
      <w:r>
        <w:rPr>
          <w:rFonts w:ascii="Arial" w:hAnsi="Arial" w:cs="Arial"/>
          <w:bCs/>
          <w:sz w:val="20"/>
        </w:rPr>
        <w:t>) months of base rent abatement to be applied during the term, allocated as follows:</w:t>
      </w:r>
    </w:p>
    <w:p w14:paraId="577660CC" w14:textId="50EC2DF8" w:rsidR="008A36F8" w:rsidRPr="008A36F8" w:rsidRDefault="008A36F8" w:rsidP="008A36F8">
      <w:pPr>
        <w:pStyle w:val="ListParagraph"/>
        <w:numPr>
          <w:ilvl w:val="0"/>
          <w:numId w:val="9"/>
        </w:numPr>
        <w:jc w:val="both"/>
        <w:rPr>
          <w:rFonts w:ascii="Arial" w:hAnsi="Arial" w:cs="Arial"/>
          <w:b/>
          <w:sz w:val="20"/>
        </w:rPr>
      </w:pPr>
      <w:r w:rsidRPr="008A36F8">
        <w:rPr>
          <w:rFonts w:ascii="Arial" w:hAnsi="Arial" w:cs="Arial"/>
          <w:b/>
          <w:sz w:val="20"/>
        </w:rPr>
        <w:t>Bonus: One (1) month of Base Free Rent in 2026 before lease expiration</w:t>
      </w:r>
    </w:p>
    <w:p w14:paraId="75DD251E" w14:textId="4EF47F30" w:rsidR="009B7D41" w:rsidRPr="008E2EE2" w:rsidRDefault="002E08F2" w:rsidP="008E2EE2">
      <w:pPr>
        <w:pStyle w:val="ListParagraph"/>
        <w:numPr>
          <w:ilvl w:val="0"/>
          <w:numId w:val="9"/>
        </w:numPr>
        <w:jc w:val="both"/>
        <w:rPr>
          <w:rFonts w:ascii="Arial" w:hAnsi="Arial" w:cs="Arial"/>
          <w:bCs/>
          <w:sz w:val="20"/>
        </w:rPr>
      </w:pPr>
      <w:ins w:id="28" w:author="Brown, Bre" w:date="2026-02-27T12:43:00Z" w16du:dateUtc="2026-02-27T18:43:00Z">
        <w:r>
          <w:rPr>
            <w:rFonts w:ascii="Arial" w:hAnsi="Arial" w:cs="Arial"/>
            <w:bCs/>
            <w:sz w:val="20"/>
          </w:rPr>
          <w:t>Three</w:t>
        </w:r>
      </w:ins>
      <w:del w:id="29" w:author="Brown, Bre" w:date="2026-02-27T12:40:00Z" w16du:dateUtc="2026-02-27T18:40:00Z">
        <w:r w:rsidR="009B7D41" w:rsidRPr="008E2EE2" w:rsidDel="006524F4">
          <w:rPr>
            <w:rFonts w:ascii="Arial" w:hAnsi="Arial" w:cs="Arial"/>
            <w:bCs/>
            <w:sz w:val="20"/>
          </w:rPr>
          <w:delText>Two</w:delText>
        </w:r>
      </w:del>
      <w:r w:rsidR="009B7D41" w:rsidRPr="008E2EE2">
        <w:rPr>
          <w:rFonts w:ascii="Arial" w:hAnsi="Arial" w:cs="Arial"/>
          <w:bCs/>
          <w:sz w:val="20"/>
        </w:rPr>
        <w:t xml:space="preserve"> (</w:t>
      </w:r>
      <w:ins w:id="30" w:author="Brown, Bre" w:date="2026-02-27T12:43:00Z" w16du:dateUtc="2026-02-27T18:43:00Z">
        <w:r>
          <w:rPr>
            <w:rFonts w:ascii="Arial" w:hAnsi="Arial" w:cs="Arial"/>
            <w:bCs/>
            <w:sz w:val="20"/>
          </w:rPr>
          <w:t>3</w:t>
        </w:r>
      </w:ins>
      <w:del w:id="31" w:author="Brown, Bre" w:date="2026-02-27T12:40:00Z" w16du:dateUtc="2026-02-27T18:40:00Z">
        <w:r w:rsidR="009B7D41" w:rsidRPr="008E2EE2" w:rsidDel="006524F4">
          <w:rPr>
            <w:rFonts w:ascii="Arial" w:hAnsi="Arial" w:cs="Arial"/>
            <w:bCs/>
            <w:sz w:val="20"/>
          </w:rPr>
          <w:delText>2</w:delText>
        </w:r>
      </w:del>
      <w:r w:rsidR="009B7D41" w:rsidRPr="008E2EE2">
        <w:rPr>
          <w:rFonts w:ascii="Arial" w:hAnsi="Arial" w:cs="Arial"/>
          <w:bCs/>
          <w:sz w:val="20"/>
        </w:rPr>
        <w:t>) months in the beginning of lease year 3</w:t>
      </w:r>
    </w:p>
    <w:p w14:paraId="05CD56B7" w14:textId="77777777" w:rsidR="00BA5251" w:rsidRDefault="00BA5251" w:rsidP="00BA5251">
      <w:pPr>
        <w:ind w:left="3600"/>
        <w:jc w:val="both"/>
        <w:rPr>
          <w:rFonts w:ascii="Arial" w:hAnsi="Arial" w:cs="Arial"/>
          <w:b/>
          <w:bCs/>
          <w:sz w:val="20"/>
        </w:rPr>
      </w:pPr>
    </w:p>
    <w:p w14:paraId="14800E5F" w14:textId="79567B83" w:rsidR="00BA5251" w:rsidRPr="00BA5251" w:rsidRDefault="00BA5251" w:rsidP="00BA5251">
      <w:pPr>
        <w:ind w:left="3600"/>
        <w:jc w:val="both"/>
        <w:rPr>
          <w:rFonts w:ascii="Arial" w:hAnsi="Arial" w:cs="Arial"/>
          <w:b/>
          <w:bCs/>
          <w:sz w:val="20"/>
        </w:rPr>
      </w:pPr>
      <w:r w:rsidRPr="00BA5251">
        <w:rPr>
          <w:rFonts w:ascii="Arial" w:hAnsi="Arial" w:cs="Arial"/>
          <w:b/>
          <w:bCs/>
          <w:sz w:val="20"/>
        </w:rPr>
        <w:t>Option Two:</w:t>
      </w:r>
    </w:p>
    <w:p w14:paraId="5449781A" w14:textId="21E75DE2" w:rsidR="0026344C" w:rsidRDefault="006B5B51" w:rsidP="00BE46EC">
      <w:pPr>
        <w:ind w:left="3600"/>
        <w:jc w:val="both"/>
        <w:rPr>
          <w:rFonts w:ascii="Arial" w:hAnsi="Arial" w:cs="Arial"/>
          <w:sz w:val="20"/>
        </w:rPr>
      </w:pPr>
      <w:r>
        <w:rPr>
          <w:rFonts w:ascii="Arial" w:hAnsi="Arial" w:cs="Arial"/>
          <w:sz w:val="20"/>
        </w:rPr>
        <w:t>Eighty-</w:t>
      </w:r>
      <w:r w:rsidR="005034A8">
        <w:rPr>
          <w:rFonts w:ascii="Arial" w:hAnsi="Arial" w:cs="Arial"/>
          <w:sz w:val="20"/>
        </w:rPr>
        <w:t>seven</w:t>
      </w:r>
      <w:r>
        <w:rPr>
          <w:rFonts w:ascii="Arial" w:hAnsi="Arial" w:cs="Arial"/>
          <w:sz w:val="20"/>
        </w:rPr>
        <w:t xml:space="preserve"> (8</w:t>
      </w:r>
      <w:r w:rsidR="005034A8">
        <w:rPr>
          <w:rFonts w:ascii="Arial" w:hAnsi="Arial" w:cs="Arial"/>
          <w:sz w:val="20"/>
        </w:rPr>
        <w:t>7</w:t>
      </w:r>
      <w:r>
        <w:rPr>
          <w:rFonts w:ascii="Arial" w:hAnsi="Arial" w:cs="Arial"/>
          <w:sz w:val="20"/>
        </w:rPr>
        <w:t>) Months</w:t>
      </w:r>
      <w:r w:rsidR="00470BF3">
        <w:rPr>
          <w:rFonts w:ascii="Arial" w:hAnsi="Arial" w:cs="Arial"/>
          <w:sz w:val="20"/>
        </w:rPr>
        <w:t xml:space="preserve"> </w:t>
      </w:r>
      <w:ins w:id="32" w:author="Brown, Bre" w:date="2026-03-03T08:13:00Z" w16du:dateUtc="2026-03-03T14:13:00Z">
        <w:r w:rsidR="007043DD">
          <w:rPr>
            <w:rFonts w:ascii="Arial" w:hAnsi="Arial" w:cs="Arial"/>
            <w:sz w:val="20"/>
          </w:rPr>
          <w:t>two</w:t>
        </w:r>
      </w:ins>
      <w:del w:id="33" w:author="Brown, Bre" w:date="2026-02-27T12:43:00Z" w16du:dateUtc="2026-02-27T18:43:00Z">
        <w:r w:rsidR="00470BF3" w:rsidDel="009F3308">
          <w:rPr>
            <w:rFonts w:ascii="Arial" w:hAnsi="Arial" w:cs="Arial"/>
            <w:sz w:val="20"/>
          </w:rPr>
          <w:delText>three</w:delText>
        </w:r>
      </w:del>
      <w:r w:rsidR="00470BF3">
        <w:rPr>
          <w:rFonts w:ascii="Arial" w:hAnsi="Arial" w:cs="Arial"/>
          <w:sz w:val="20"/>
        </w:rPr>
        <w:t xml:space="preserve"> (</w:t>
      </w:r>
      <w:ins w:id="34" w:author="Brown, Bre" w:date="2026-03-03T08:14:00Z" w16du:dateUtc="2026-03-03T14:14:00Z">
        <w:r w:rsidR="007043DD">
          <w:rPr>
            <w:rFonts w:ascii="Arial" w:hAnsi="Arial" w:cs="Arial"/>
            <w:sz w:val="20"/>
          </w:rPr>
          <w:t>2</w:t>
        </w:r>
      </w:ins>
      <w:del w:id="35" w:author="Brown, Bre" w:date="2026-02-27T12:43:00Z" w16du:dateUtc="2026-02-27T18:43:00Z">
        <w:r w:rsidR="00470BF3" w:rsidDel="009F3308">
          <w:rPr>
            <w:rFonts w:ascii="Arial" w:hAnsi="Arial" w:cs="Arial"/>
            <w:sz w:val="20"/>
          </w:rPr>
          <w:delText>3</w:delText>
        </w:r>
      </w:del>
      <w:r w:rsidR="00470BF3">
        <w:rPr>
          <w:rFonts w:ascii="Arial" w:hAnsi="Arial" w:cs="Arial"/>
          <w:sz w:val="20"/>
        </w:rPr>
        <w:t xml:space="preserve">) months </w:t>
      </w:r>
      <w:ins w:id="36" w:author="Brown, Bre" w:date="2026-03-03T08:14:00Z" w16du:dateUtc="2026-03-03T14:14:00Z">
        <w:r w:rsidR="007043DD">
          <w:rPr>
            <w:rFonts w:ascii="Arial" w:hAnsi="Arial" w:cs="Arial"/>
            <w:sz w:val="20"/>
          </w:rPr>
          <w:t xml:space="preserve">of gross free rent and two (2) months of </w:t>
        </w:r>
      </w:ins>
      <w:r w:rsidR="00470BF3">
        <w:rPr>
          <w:rFonts w:ascii="Arial" w:hAnsi="Arial" w:cs="Arial"/>
          <w:sz w:val="20"/>
        </w:rPr>
        <w:t>base free rent at the beginning of term</w:t>
      </w:r>
    </w:p>
    <w:p w14:paraId="3614E1FF" w14:textId="40DBC6EA" w:rsidR="00AB5D00" w:rsidRDefault="00AB5D00" w:rsidP="00470BF3">
      <w:pPr>
        <w:ind w:left="3600"/>
        <w:jc w:val="both"/>
        <w:rPr>
          <w:rFonts w:ascii="Arial" w:hAnsi="Arial" w:cs="Arial"/>
          <w:bCs/>
          <w:sz w:val="20"/>
        </w:rPr>
      </w:pPr>
      <w:r>
        <w:rPr>
          <w:rFonts w:ascii="Arial" w:hAnsi="Arial" w:cs="Arial"/>
          <w:bCs/>
          <w:sz w:val="20"/>
        </w:rPr>
        <w:t xml:space="preserve">An additional </w:t>
      </w:r>
      <w:r w:rsidR="004B4D6E">
        <w:rPr>
          <w:rFonts w:ascii="Arial" w:hAnsi="Arial" w:cs="Arial"/>
          <w:bCs/>
          <w:sz w:val="20"/>
        </w:rPr>
        <w:t>three</w:t>
      </w:r>
      <w:r>
        <w:rPr>
          <w:rFonts w:ascii="Arial" w:hAnsi="Arial" w:cs="Arial"/>
          <w:bCs/>
          <w:sz w:val="20"/>
        </w:rPr>
        <w:t xml:space="preserve"> (</w:t>
      </w:r>
      <w:r w:rsidR="004B4D6E">
        <w:rPr>
          <w:rFonts w:ascii="Arial" w:hAnsi="Arial" w:cs="Arial"/>
          <w:bCs/>
          <w:sz w:val="20"/>
        </w:rPr>
        <w:t>3</w:t>
      </w:r>
      <w:r>
        <w:rPr>
          <w:rFonts w:ascii="Arial" w:hAnsi="Arial" w:cs="Arial"/>
          <w:bCs/>
          <w:sz w:val="20"/>
        </w:rPr>
        <w:t>) months of base rent abatement to be applied during the term, allocated as follows:</w:t>
      </w:r>
    </w:p>
    <w:p w14:paraId="612B97BA" w14:textId="2D2A3A4A" w:rsidR="008A36F8" w:rsidRPr="008A36F8" w:rsidRDefault="008A36F8" w:rsidP="00470BF3">
      <w:pPr>
        <w:pStyle w:val="ListParagraph"/>
        <w:numPr>
          <w:ilvl w:val="0"/>
          <w:numId w:val="9"/>
        </w:numPr>
        <w:jc w:val="both"/>
        <w:rPr>
          <w:rFonts w:ascii="Arial" w:hAnsi="Arial" w:cs="Arial"/>
          <w:b/>
          <w:sz w:val="20"/>
        </w:rPr>
      </w:pPr>
      <w:r w:rsidRPr="008A36F8">
        <w:rPr>
          <w:rFonts w:ascii="Arial" w:hAnsi="Arial" w:cs="Arial"/>
          <w:b/>
          <w:sz w:val="20"/>
        </w:rPr>
        <w:t>Bonus: Three (3) months of Base Free Rent in 2026 before lease expiration</w:t>
      </w:r>
    </w:p>
    <w:p w14:paraId="5A2ED1E5" w14:textId="30AFBE7D" w:rsidR="00AB5D00" w:rsidRPr="00470BF3" w:rsidRDefault="00AB5D00" w:rsidP="00470BF3">
      <w:pPr>
        <w:pStyle w:val="ListParagraph"/>
        <w:numPr>
          <w:ilvl w:val="0"/>
          <w:numId w:val="9"/>
        </w:numPr>
        <w:jc w:val="both"/>
        <w:rPr>
          <w:rFonts w:ascii="Arial" w:hAnsi="Arial" w:cs="Arial"/>
          <w:bCs/>
          <w:sz w:val="20"/>
        </w:rPr>
      </w:pPr>
      <w:r w:rsidRPr="00470BF3">
        <w:rPr>
          <w:rFonts w:ascii="Arial" w:hAnsi="Arial" w:cs="Arial"/>
          <w:bCs/>
          <w:sz w:val="20"/>
        </w:rPr>
        <w:t>Two (2) months in the beginning of lease year 3</w:t>
      </w:r>
    </w:p>
    <w:p w14:paraId="51372B5C" w14:textId="2C80CB9A" w:rsidR="00AB5D00" w:rsidRPr="00470BF3" w:rsidRDefault="004B4D6E" w:rsidP="00470BF3">
      <w:pPr>
        <w:pStyle w:val="ListParagraph"/>
        <w:numPr>
          <w:ilvl w:val="0"/>
          <w:numId w:val="9"/>
        </w:numPr>
        <w:jc w:val="both"/>
        <w:rPr>
          <w:rFonts w:ascii="Arial" w:hAnsi="Arial" w:cs="Arial"/>
          <w:bCs/>
          <w:sz w:val="20"/>
        </w:rPr>
      </w:pPr>
      <w:r>
        <w:rPr>
          <w:rFonts w:ascii="Arial" w:hAnsi="Arial" w:cs="Arial"/>
          <w:bCs/>
          <w:sz w:val="20"/>
        </w:rPr>
        <w:t>One</w:t>
      </w:r>
      <w:r w:rsidR="00AB5D00" w:rsidRPr="00470BF3">
        <w:rPr>
          <w:rFonts w:ascii="Arial" w:hAnsi="Arial" w:cs="Arial"/>
          <w:bCs/>
          <w:sz w:val="20"/>
        </w:rPr>
        <w:t xml:space="preserve"> (</w:t>
      </w:r>
      <w:r>
        <w:rPr>
          <w:rFonts w:ascii="Arial" w:hAnsi="Arial" w:cs="Arial"/>
          <w:bCs/>
          <w:sz w:val="20"/>
        </w:rPr>
        <w:t>1</w:t>
      </w:r>
      <w:r w:rsidR="00AB5D00" w:rsidRPr="00470BF3">
        <w:rPr>
          <w:rFonts w:ascii="Arial" w:hAnsi="Arial" w:cs="Arial"/>
          <w:bCs/>
          <w:sz w:val="20"/>
        </w:rPr>
        <w:t>) month in the beginning of lease year 4</w:t>
      </w:r>
    </w:p>
    <w:p w14:paraId="6E3F107D" w14:textId="77777777" w:rsidR="00AB5D00" w:rsidRPr="00BE46EC" w:rsidRDefault="00AB5D00" w:rsidP="00BE46EC">
      <w:pPr>
        <w:ind w:left="3600"/>
        <w:jc w:val="both"/>
        <w:rPr>
          <w:rFonts w:ascii="Arial" w:hAnsi="Arial" w:cs="Arial"/>
          <w:sz w:val="20"/>
        </w:rPr>
      </w:pPr>
    </w:p>
    <w:p w14:paraId="712FDDF9" w14:textId="560EE37E" w:rsidR="003A7EB0" w:rsidRDefault="00BC3C12" w:rsidP="00BA5251">
      <w:pPr>
        <w:ind w:left="3600" w:hanging="3600"/>
        <w:jc w:val="both"/>
        <w:rPr>
          <w:rFonts w:ascii="Arial" w:hAnsi="Arial" w:cs="Arial"/>
          <w:b/>
          <w:sz w:val="20"/>
        </w:rPr>
      </w:pPr>
      <w:r w:rsidRPr="00763978">
        <w:rPr>
          <w:rFonts w:ascii="Arial" w:hAnsi="Arial" w:cs="Arial"/>
          <w:b/>
          <w:sz w:val="20"/>
        </w:rPr>
        <w:t>BASE RENT:</w:t>
      </w:r>
      <w:r>
        <w:rPr>
          <w:rFonts w:ascii="Arial" w:hAnsi="Arial" w:cs="Arial"/>
          <w:sz w:val="20"/>
        </w:rPr>
        <w:tab/>
      </w:r>
      <w:r w:rsidR="00BA5251" w:rsidRPr="00BA5251">
        <w:rPr>
          <w:rFonts w:ascii="Arial" w:hAnsi="Arial" w:cs="Arial"/>
          <w:b/>
          <w:bCs/>
          <w:sz w:val="20"/>
        </w:rPr>
        <w:t>Option One:</w:t>
      </w:r>
      <w:r w:rsidR="00BA5251">
        <w:rPr>
          <w:rFonts w:ascii="Arial" w:hAnsi="Arial" w:cs="Arial"/>
          <w:sz w:val="20"/>
        </w:rPr>
        <w:t xml:space="preserve"> </w:t>
      </w:r>
      <w:r>
        <w:rPr>
          <w:rFonts w:ascii="Arial" w:hAnsi="Arial" w:cs="Arial"/>
          <w:sz w:val="20"/>
        </w:rPr>
        <w:t>Months 01-12</w:t>
      </w:r>
      <w:r w:rsidR="00BA5251">
        <w:rPr>
          <w:rFonts w:ascii="Arial" w:hAnsi="Arial" w:cs="Arial"/>
          <w:sz w:val="20"/>
        </w:rPr>
        <w:t>:</w:t>
      </w:r>
      <w:r w:rsidRPr="008830BA">
        <w:rPr>
          <w:rFonts w:ascii="Arial" w:hAnsi="Arial" w:cs="Arial"/>
          <w:sz w:val="20"/>
        </w:rPr>
        <w:tab/>
      </w:r>
      <w:r>
        <w:rPr>
          <w:rFonts w:ascii="Arial" w:hAnsi="Arial" w:cs="Arial"/>
          <w:sz w:val="20"/>
        </w:rPr>
        <w:t>$</w:t>
      </w:r>
      <w:ins w:id="37" w:author="Brown, Bre" w:date="2026-02-27T12:43:00Z" w16du:dateUtc="2026-02-27T18:43:00Z">
        <w:r w:rsidR="009F3308">
          <w:rPr>
            <w:rFonts w:ascii="Arial" w:hAnsi="Arial" w:cs="Arial"/>
            <w:sz w:val="20"/>
          </w:rPr>
          <w:t>21.00</w:t>
        </w:r>
      </w:ins>
      <w:del w:id="38" w:author="Brown, Bre" w:date="2026-02-27T12:43:00Z" w16du:dateUtc="2026-02-27T18:43:00Z">
        <w:r w:rsidR="00782EA2" w:rsidDel="009F3308">
          <w:rPr>
            <w:rFonts w:ascii="Arial" w:hAnsi="Arial" w:cs="Arial"/>
            <w:sz w:val="20"/>
          </w:rPr>
          <w:delText>2</w:delText>
        </w:r>
        <w:r w:rsidR="008A36F8" w:rsidDel="009F3308">
          <w:rPr>
            <w:rFonts w:ascii="Arial" w:hAnsi="Arial" w:cs="Arial"/>
            <w:sz w:val="20"/>
          </w:rPr>
          <w:delText>6.50</w:delText>
        </w:r>
      </w:del>
      <w:r w:rsidRPr="008830BA">
        <w:rPr>
          <w:rFonts w:ascii="Arial" w:hAnsi="Arial" w:cs="Arial"/>
          <w:sz w:val="20"/>
        </w:rPr>
        <w:t xml:space="preserve"> NNN</w:t>
      </w:r>
      <w:r w:rsidR="00BA5251">
        <w:rPr>
          <w:rFonts w:ascii="Arial" w:hAnsi="Arial" w:cs="Arial"/>
          <w:sz w:val="20"/>
        </w:rPr>
        <w:t xml:space="preserve"> with </w:t>
      </w:r>
      <w:r w:rsidR="003A7EB0">
        <w:rPr>
          <w:rFonts w:ascii="Arial" w:hAnsi="Arial" w:cs="Arial"/>
          <w:sz w:val="20"/>
        </w:rPr>
        <w:t>3% annual increases</w:t>
      </w:r>
      <w:r w:rsidR="003A7EB0">
        <w:rPr>
          <w:rFonts w:ascii="Arial" w:hAnsi="Arial" w:cs="Arial"/>
          <w:b/>
          <w:sz w:val="20"/>
        </w:rPr>
        <w:t xml:space="preserve"> </w:t>
      </w:r>
    </w:p>
    <w:p w14:paraId="17794C0B" w14:textId="77777777" w:rsidR="00BA5251" w:rsidRDefault="00BA5251" w:rsidP="00BA5251">
      <w:pPr>
        <w:ind w:left="3600" w:hanging="3600"/>
        <w:jc w:val="both"/>
        <w:rPr>
          <w:rFonts w:ascii="Arial" w:hAnsi="Arial" w:cs="Arial"/>
          <w:sz w:val="20"/>
        </w:rPr>
      </w:pPr>
    </w:p>
    <w:p w14:paraId="34440899" w14:textId="143A341D" w:rsidR="00BA5251" w:rsidRDefault="00BA5251" w:rsidP="00B94615">
      <w:pPr>
        <w:ind w:left="3600" w:hanging="3600"/>
        <w:jc w:val="both"/>
        <w:rPr>
          <w:rFonts w:ascii="Arial" w:hAnsi="Arial" w:cs="Arial"/>
          <w:sz w:val="20"/>
        </w:rPr>
      </w:pPr>
      <w:r>
        <w:rPr>
          <w:rFonts w:ascii="Arial" w:hAnsi="Arial" w:cs="Arial"/>
          <w:sz w:val="20"/>
        </w:rPr>
        <w:lastRenderedPageBreak/>
        <w:tab/>
      </w:r>
      <w:r w:rsidRPr="00BA5251">
        <w:rPr>
          <w:rFonts w:ascii="Arial" w:hAnsi="Arial" w:cs="Arial"/>
          <w:b/>
          <w:bCs/>
          <w:sz w:val="20"/>
        </w:rPr>
        <w:t>Option Two:</w:t>
      </w:r>
      <w:r>
        <w:rPr>
          <w:rFonts w:ascii="Arial" w:hAnsi="Arial" w:cs="Arial"/>
          <w:sz w:val="20"/>
        </w:rPr>
        <w:t xml:space="preserve"> Months 01-12:</w:t>
      </w:r>
      <w:r>
        <w:rPr>
          <w:rFonts w:ascii="Arial" w:hAnsi="Arial" w:cs="Arial"/>
          <w:sz w:val="20"/>
        </w:rPr>
        <w:tab/>
        <w:t>$</w:t>
      </w:r>
      <w:ins w:id="39" w:author="Brown, Bre" w:date="2026-02-27T12:43:00Z" w16du:dateUtc="2026-02-27T18:43:00Z">
        <w:r w:rsidR="009F3308">
          <w:rPr>
            <w:rFonts w:ascii="Arial" w:hAnsi="Arial" w:cs="Arial"/>
            <w:sz w:val="20"/>
          </w:rPr>
          <w:t>21.00</w:t>
        </w:r>
      </w:ins>
      <w:del w:id="40" w:author="Brown, Bre" w:date="2026-02-27T12:43:00Z" w16du:dateUtc="2026-02-27T18:43:00Z">
        <w:r w:rsidR="00210ED3" w:rsidDel="009F3308">
          <w:rPr>
            <w:rFonts w:ascii="Arial" w:hAnsi="Arial" w:cs="Arial"/>
            <w:sz w:val="20"/>
          </w:rPr>
          <w:delText>2</w:delText>
        </w:r>
        <w:r w:rsidR="008A36F8" w:rsidDel="009F3308">
          <w:rPr>
            <w:rFonts w:ascii="Arial" w:hAnsi="Arial" w:cs="Arial"/>
            <w:sz w:val="20"/>
          </w:rPr>
          <w:delText>6.50</w:delText>
        </w:r>
      </w:del>
      <w:r w:rsidR="008A36F8">
        <w:rPr>
          <w:rFonts w:ascii="Arial" w:hAnsi="Arial" w:cs="Arial"/>
          <w:sz w:val="20"/>
        </w:rPr>
        <w:tab/>
      </w:r>
      <w:r>
        <w:rPr>
          <w:rFonts w:ascii="Arial" w:hAnsi="Arial" w:cs="Arial"/>
          <w:sz w:val="20"/>
        </w:rPr>
        <w:t xml:space="preserve"> NNN with 3% annual increases</w:t>
      </w:r>
    </w:p>
    <w:p w14:paraId="576071F0" w14:textId="77777777" w:rsidR="0026344C" w:rsidRDefault="0026344C" w:rsidP="00B94615">
      <w:pPr>
        <w:ind w:left="3600" w:hanging="3600"/>
        <w:jc w:val="both"/>
        <w:rPr>
          <w:rFonts w:ascii="Arial" w:hAnsi="Arial" w:cs="Arial"/>
          <w:sz w:val="20"/>
        </w:rPr>
      </w:pPr>
    </w:p>
    <w:p w14:paraId="56F95E27" w14:textId="6947A2D2" w:rsidR="00097D6A" w:rsidRDefault="00097D6A" w:rsidP="00AB5D00">
      <w:pPr>
        <w:ind w:left="3600" w:hanging="3600"/>
        <w:jc w:val="both"/>
        <w:rPr>
          <w:rFonts w:ascii="Arial" w:hAnsi="Arial" w:cs="Arial"/>
          <w:color w:val="000000"/>
          <w:sz w:val="20"/>
        </w:rPr>
      </w:pPr>
      <w:r>
        <w:rPr>
          <w:rFonts w:ascii="Arial" w:hAnsi="Arial" w:cs="Arial"/>
          <w:b/>
          <w:sz w:val="20"/>
        </w:rPr>
        <w:t>IMPROVEMENTS:</w:t>
      </w:r>
      <w:r w:rsidR="000275FD">
        <w:rPr>
          <w:rFonts w:ascii="Arial" w:hAnsi="Arial" w:cs="Arial"/>
          <w:b/>
          <w:sz w:val="20"/>
        </w:rPr>
        <w:tab/>
      </w:r>
      <w:r w:rsidR="000275FD">
        <w:rPr>
          <w:rFonts w:ascii="Arial" w:hAnsi="Arial" w:cs="Arial"/>
          <w:color w:val="000000"/>
          <w:sz w:val="20"/>
        </w:rPr>
        <w:t xml:space="preserve">Landlord, at Landlord’s sole cost and expense, shall deliver limited improvements on a turnkey basis based on a mutually agreeable architectural plan and scope of work. </w:t>
      </w:r>
    </w:p>
    <w:p w14:paraId="0ADBFD45" w14:textId="77777777" w:rsidR="00316080" w:rsidRDefault="00316080" w:rsidP="00AB5D00">
      <w:pPr>
        <w:ind w:left="3600" w:hanging="3600"/>
        <w:jc w:val="both"/>
        <w:rPr>
          <w:rFonts w:ascii="Arial" w:hAnsi="Arial" w:cs="Arial"/>
          <w:b/>
          <w:sz w:val="20"/>
        </w:rPr>
      </w:pPr>
    </w:p>
    <w:p w14:paraId="121D060F" w14:textId="09591160" w:rsidR="00316080" w:rsidRPr="00316080" w:rsidRDefault="00150ED2" w:rsidP="00316080">
      <w:pPr>
        <w:pStyle w:val="ListParagraph"/>
        <w:numPr>
          <w:ilvl w:val="0"/>
          <w:numId w:val="11"/>
        </w:numPr>
        <w:jc w:val="both"/>
        <w:rPr>
          <w:rFonts w:ascii="Arial" w:hAnsi="Arial" w:cs="Arial"/>
          <w:b/>
          <w:sz w:val="20"/>
        </w:rPr>
      </w:pPr>
      <w:ins w:id="41" w:author="Brown, Bre" w:date="2026-02-27T12:44:00Z" w16du:dateUtc="2026-02-27T18:44:00Z">
        <w:r>
          <w:rPr>
            <w:rFonts w:ascii="Arial" w:hAnsi="Arial" w:cs="Arial"/>
            <w:bCs/>
            <w:sz w:val="20"/>
          </w:rPr>
          <w:t>Replace</w:t>
        </w:r>
      </w:ins>
      <w:del w:id="42" w:author="Brown, Bre" w:date="2026-02-27T12:44:00Z" w16du:dateUtc="2026-02-27T18:44:00Z">
        <w:r w:rsidR="00316080" w:rsidDel="00150ED2">
          <w:rPr>
            <w:rFonts w:ascii="Arial" w:hAnsi="Arial" w:cs="Arial"/>
            <w:bCs/>
            <w:sz w:val="20"/>
          </w:rPr>
          <w:delText>Steam clean</w:delText>
        </w:r>
      </w:del>
      <w:r w:rsidR="00316080">
        <w:rPr>
          <w:rFonts w:ascii="Arial" w:hAnsi="Arial" w:cs="Arial"/>
          <w:bCs/>
          <w:sz w:val="20"/>
        </w:rPr>
        <w:t xml:space="preserve"> the carpets throughout the Premises</w:t>
      </w:r>
    </w:p>
    <w:p w14:paraId="2AAE9D91" w14:textId="06E1BAD6" w:rsidR="00316080" w:rsidRPr="00316080" w:rsidRDefault="00316080" w:rsidP="00316080">
      <w:pPr>
        <w:pStyle w:val="ListParagraph"/>
        <w:numPr>
          <w:ilvl w:val="0"/>
          <w:numId w:val="11"/>
        </w:numPr>
        <w:jc w:val="both"/>
        <w:rPr>
          <w:rFonts w:ascii="Arial" w:hAnsi="Arial" w:cs="Arial"/>
          <w:b/>
          <w:sz w:val="20"/>
        </w:rPr>
      </w:pPr>
      <w:r>
        <w:rPr>
          <w:rFonts w:ascii="Arial" w:hAnsi="Arial" w:cs="Arial"/>
          <w:bCs/>
          <w:sz w:val="20"/>
        </w:rPr>
        <w:t>Repaint the interior</w:t>
      </w:r>
    </w:p>
    <w:p w14:paraId="73F2C7B4" w14:textId="4E11BC34" w:rsidR="00316080" w:rsidRPr="00316080" w:rsidRDefault="00316080" w:rsidP="00316080">
      <w:pPr>
        <w:pStyle w:val="ListParagraph"/>
        <w:numPr>
          <w:ilvl w:val="0"/>
          <w:numId w:val="11"/>
        </w:numPr>
        <w:jc w:val="both"/>
        <w:rPr>
          <w:rFonts w:ascii="Arial" w:hAnsi="Arial" w:cs="Arial"/>
          <w:b/>
          <w:sz w:val="20"/>
        </w:rPr>
      </w:pPr>
      <w:r>
        <w:rPr>
          <w:rFonts w:ascii="Arial" w:hAnsi="Arial" w:cs="Arial"/>
          <w:bCs/>
          <w:sz w:val="20"/>
        </w:rPr>
        <w:t>Replace lighting with new dimmable fixtures</w:t>
      </w:r>
    </w:p>
    <w:p w14:paraId="2B70D3D2" w14:textId="74D98E4A" w:rsidR="00316080" w:rsidRPr="00316080" w:rsidRDefault="00316080" w:rsidP="00316080">
      <w:pPr>
        <w:pStyle w:val="ListParagraph"/>
        <w:numPr>
          <w:ilvl w:val="0"/>
          <w:numId w:val="11"/>
        </w:numPr>
        <w:jc w:val="both"/>
        <w:rPr>
          <w:rFonts w:ascii="Arial" w:hAnsi="Arial" w:cs="Arial"/>
          <w:b/>
          <w:sz w:val="20"/>
        </w:rPr>
      </w:pPr>
      <w:r>
        <w:rPr>
          <w:rFonts w:ascii="Arial" w:hAnsi="Arial" w:cs="Arial"/>
          <w:bCs/>
          <w:sz w:val="20"/>
        </w:rPr>
        <w:t>Replace LVT in the break room areas</w:t>
      </w:r>
    </w:p>
    <w:p w14:paraId="768DF655" w14:textId="77777777" w:rsidR="00724DB7" w:rsidRPr="00724DB7" w:rsidRDefault="00316080" w:rsidP="00724DB7">
      <w:pPr>
        <w:pStyle w:val="ListParagraph"/>
        <w:numPr>
          <w:ilvl w:val="0"/>
          <w:numId w:val="11"/>
        </w:numPr>
        <w:jc w:val="both"/>
        <w:rPr>
          <w:rFonts w:ascii="Arial" w:hAnsi="Arial" w:cs="Arial"/>
          <w:b/>
          <w:sz w:val="20"/>
        </w:rPr>
      </w:pPr>
      <w:r>
        <w:rPr>
          <w:rFonts w:ascii="Arial" w:hAnsi="Arial" w:cs="Arial"/>
          <w:bCs/>
          <w:sz w:val="20"/>
        </w:rPr>
        <w:t>Repair millwork, as needed</w:t>
      </w:r>
    </w:p>
    <w:p w14:paraId="3D508B75" w14:textId="77777777" w:rsidR="00724DB7" w:rsidRDefault="00724DB7" w:rsidP="00724DB7">
      <w:pPr>
        <w:jc w:val="both"/>
        <w:rPr>
          <w:rFonts w:ascii="Arial" w:hAnsi="Arial" w:cs="Arial"/>
          <w:b/>
          <w:sz w:val="20"/>
        </w:rPr>
      </w:pPr>
    </w:p>
    <w:p w14:paraId="34AAAE58" w14:textId="4C702308" w:rsidR="00724DB7" w:rsidRPr="00724DB7" w:rsidRDefault="00724DB7" w:rsidP="00724DB7">
      <w:pPr>
        <w:ind w:left="3600"/>
        <w:jc w:val="both"/>
        <w:rPr>
          <w:rFonts w:ascii="Arial" w:hAnsi="Arial" w:cs="Arial"/>
          <w:bCs/>
          <w:sz w:val="20"/>
        </w:rPr>
      </w:pPr>
      <w:ins w:id="43" w:author="Brown, Bre" w:date="2026-03-02T15:32:00Z" w16du:dateUtc="2026-03-02T21:32:00Z">
        <w:r w:rsidRPr="00724DB7">
          <w:rPr>
            <w:rFonts w:ascii="Arial" w:hAnsi="Arial" w:cs="Arial"/>
            <w:bCs/>
            <w:sz w:val="20"/>
          </w:rPr>
          <w:t>Please provide an estimated timeline for the work.</w:t>
        </w:r>
      </w:ins>
    </w:p>
    <w:p w14:paraId="3D9434FA" w14:textId="77777777" w:rsidR="00097D6A" w:rsidRDefault="00097D6A" w:rsidP="00AB5D00">
      <w:pPr>
        <w:ind w:left="3600" w:hanging="3600"/>
        <w:jc w:val="both"/>
        <w:rPr>
          <w:rFonts w:ascii="Arial" w:hAnsi="Arial" w:cs="Arial"/>
          <w:b/>
          <w:sz w:val="20"/>
        </w:rPr>
      </w:pPr>
    </w:p>
    <w:p w14:paraId="7AEDF3EE" w14:textId="047D1C18" w:rsidR="00D360BD" w:rsidRDefault="00F31B00" w:rsidP="00AB5D00">
      <w:pPr>
        <w:ind w:left="3600" w:hanging="3600"/>
        <w:jc w:val="both"/>
        <w:rPr>
          <w:rFonts w:ascii="Arial" w:hAnsi="Arial" w:cs="Arial"/>
          <w:sz w:val="20"/>
        </w:rPr>
      </w:pPr>
      <w:r w:rsidRPr="00763978">
        <w:rPr>
          <w:rFonts w:ascii="Arial" w:hAnsi="Arial" w:cs="Arial"/>
          <w:b/>
          <w:sz w:val="20"/>
        </w:rPr>
        <w:t>OPERATING EXPENSES:</w:t>
      </w:r>
      <w:r w:rsidRPr="00763978">
        <w:rPr>
          <w:rFonts w:ascii="Arial" w:hAnsi="Arial" w:cs="Arial"/>
          <w:sz w:val="20"/>
        </w:rPr>
        <w:tab/>
        <w:t>In addition to Base Rent, Tenant will pay Operating Expenses, currently estimated to be $</w:t>
      </w:r>
      <w:r>
        <w:rPr>
          <w:rFonts w:ascii="Arial" w:hAnsi="Arial" w:cs="Arial"/>
          <w:sz w:val="20"/>
        </w:rPr>
        <w:t>1</w:t>
      </w:r>
      <w:r w:rsidR="00946C5F">
        <w:rPr>
          <w:rFonts w:ascii="Arial" w:hAnsi="Arial" w:cs="Arial"/>
          <w:sz w:val="20"/>
        </w:rPr>
        <w:t>4</w:t>
      </w:r>
      <w:r w:rsidR="00EF5C42">
        <w:rPr>
          <w:rFonts w:ascii="Arial" w:hAnsi="Arial" w:cs="Arial"/>
          <w:sz w:val="20"/>
        </w:rPr>
        <w:t>.</w:t>
      </w:r>
      <w:r w:rsidR="00946C5F">
        <w:rPr>
          <w:rFonts w:ascii="Arial" w:hAnsi="Arial" w:cs="Arial"/>
          <w:sz w:val="20"/>
        </w:rPr>
        <w:t>3</w:t>
      </w:r>
      <w:r w:rsidR="00120145">
        <w:rPr>
          <w:rFonts w:ascii="Arial" w:hAnsi="Arial" w:cs="Arial"/>
          <w:sz w:val="20"/>
        </w:rPr>
        <w:t>0</w:t>
      </w:r>
      <w:r w:rsidR="00965A3F">
        <w:rPr>
          <w:rFonts w:ascii="Arial" w:hAnsi="Arial" w:cs="Arial"/>
          <w:sz w:val="20"/>
        </w:rPr>
        <w:t xml:space="preserve"> per RSF</w:t>
      </w:r>
      <w:r w:rsidR="00EF5C42">
        <w:rPr>
          <w:rFonts w:ascii="Arial" w:hAnsi="Arial" w:cs="Arial"/>
          <w:sz w:val="20"/>
        </w:rPr>
        <w:t xml:space="preserve"> (202</w:t>
      </w:r>
      <w:r w:rsidR="00120145">
        <w:rPr>
          <w:rFonts w:ascii="Arial" w:hAnsi="Arial" w:cs="Arial"/>
          <w:sz w:val="20"/>
        </w:rPr>
        <w:t>6</w:t>
      </w:r>
      <w:r w:rsidR="00EF5C42">
        <w:rPr>
          <w:rFonts w:ascii="Arial" w:hAnsi="Arial" w:cs="Arial"/>
          <w:sz w:val="20"/>
        </w:rPr>
        <w:t xml:space="preserve"> Estimate)</w:t>
      </w:r>
      <w:r w:rsidR="00965A3F">
        <w:rPr>
          <w:rFonts w:ascii="Arial" w:hAnsi="Arial" w:cs="Arial"/>
          <w:sz w:val="20"/>
        </w:rPr>
        <w:t>.</w:t>
      </w:r>
      <w:ins w:id="44" w:author="Brown, Bre" w:date="2026-02-27T13:19:00Z" w16du:dateUtc="2026-02-27T19:19:00Z">
        <w:r w:rsidR="00A821F6">
          <w:rPr>
            <w:rFonts w:ascii="Arial" w:hAnsi="Arial" w:cs="Arial"/>
            <w:sz w:val="20"/>
          </w:rPr>
          <w:t xml:space="preserve"> Exhibit E of the Master Lease shall be amended such that Tenant shall have five percent (5%) cap on controllable operating expenses</w:t>
        </w:r>
      </w:ins>
      <w:ins w:id="45" w:author="Brown, Bre" w:date="2026-02-27T13:20:00Z" w16du:dateUtc="2026-02-27T19:20:00Z">
        <w:r w:rsidR="00C733E0">
          <w:rPr>
            <w:rFonts w:ascii="Arial" w:hAnsi="Arial" w:cs="Arial"/>
            <w:sz w:val="20"/>
          </w:rPr>
          <w:t xml:space="preserve"> and management fees shall be capped at four percent (4%).</w:t>
        </w:r>
      </w:ins>
      <w:del w:id="46" w:author="Brown, Bre" w:date="2026-02-27T13:17:00Z" w16du:dateUtc="2026-02-27T19:17:00Z">
        <w:r w:rsidRPr="008830BA" w:rsidDel="007E71EF">
          <w:delText xml:space="preserve"> </w:delText>
        </w:r>
      </w:del>
    </w:p>
    <w:p w14:paraId="32F25BE0" w14:textId="6B19C84A" w:rsidR="00D360BD" w:rsidRDefault="00D360BD" w:rsidP="00D360BD">
      <w:pPr>
        <w:ind w:left="3600" w:hanging="3600"/>
        <w:jc w:val="both"/>
        <w:rPr>
          <w:rFonts w:ascii="Arial" w:hAnsi="Arial" w:cs="Arial"/>
          <w:b/>
          <w:sz w:val="20"/>
        </w:rPr>
      </w:pPr>
      <w:r>
        <w:rPr>
          <w:rFonts w:ascii="Arial" w:hAnsi="Arial" w:cs="Arial"/>
          <w:b/>
          <w:sz w:val="20"/>
        </w:rPr>
        <w:t>CAMPUS AMENITIES &amp;</w:t>
      </w:r>
      <w:r w:rsidR="00AB5D00">
        <w:rPr>
          <w:rFonts w:ascii="Arial" w:hAnsi="Arial" w:cs="Arial"/>
          <w:b/>
          <w:sz w:val="20"/>
        </w:rPr>
        <w:tab/>
      </w:r>
    </w:p>
    <w:p w14:paraId="45085E19" w14:textId="77777777" w:rsidR="00342FF4" w:rsidRDefault="00D360BD" w:rsidP="00342FF4">
      <w:pPr>
        <w:jc w:val="both"/>
        <w:rPr>
          <w:rFonts w:ascii="Arial" w:hAnsi="Arial" w:cs="Arial"/>
          <w:b/>
          <w:sz w:val="20"/>
        </w:rPr>
      </w:pPr>
      <w:r w:rsidRPr="00342FF4">
        <w:rPr>
          <w:rFonts w:ascii="Arial" w:hAnsi="Arial" w:cs="Arial"/>
          <w:b/>
          <w:sz w:val="20"/>
        </w:rPr>
        <w:t xml:space="preserve">IMPROVEMENTS: </w:t>
      </w:r>
      <w:r w:rsidR="00342FF4" w:rsidRPr="00342FF4">
        <w:rPr>
          <w:rFonts w:ascii="Arial" w:hAnsi="Arial" w:cs="Arial"/>
          <w:b/>
          <w:sz w:val="20"/>
        </w:rPr>
        <w:tab/>
      </w:r>
      <w:r w:rsidR="00342FF4" w:rsidRPr="00342FF4">
        <w:rPr>
          <w:rFonts w:ascii="Arial" w:hAnsi="Arial" w:cs="Arial"/>
          <w:b/>
          <w:sz w:val="20"/>
        </w:rPr>
        <w:tab/>
      </w:r>
      <w:r w:rsidR="00342FF4">
        <w:rPr>
          <w:rFonts w:ascii="Arial" w:hAnsi="Arial" w:cs="Arial"/>
          <w:b/>
          <w:sz w:val="20"/>
        </w:rPr>
        <w:tab/>
      </w:r>
      <w:r w:rsidR="00342FF4">
        <w:rPr>
          <w:rFonts w:ascii="Arial" w:hAnsi="Arial" w:cs="Arial"/>
          <w:b/>
          <w:sz w:val="20"/>
        </w:rPr>
        <w:tab/>
      </w:r>
    </w:p>
    <w:p w14:paraId="19A2E82C" w14:textId="715AD774" w:rsidR="00D360BD" w:rsidRPr="00342FF4" w:rsidRDefault="00D360BD" w:rsidP="00342FF4">
      <w:pPr>
        <w:pStyle w:val="ListParagraph"/>
        <w:numPr>
          <w:ilvl w:val="0"/>
          <w:numId w:val="8"/>
        </w:numPr>
        <w:jc w:val="both"/>
        <w:rPr>
          <w:rFonts w:ascii="Arial" w:hAnsi="Arial" w:cs="Arial"/>
          <w:bCs/>
          <w:sz w:val="20"/>
        </w:rPr>
      </w:pPr>
      <w:r w:rsidRPr="00342FF4">
        <w:rPr>
          <w:rFonts w:ascii="Arial" w:hAnsi="Arial" w:cs="Arial"/>
          <w:bCs/>
          <w:sz w:val="20"/>
        </w:rPr>
        <w:t>Renovated Building lobbies</w:t>
      </w:r>
    </w:p>
    <w:p w14:paraId="19B1AEA9" w14:textId="1A4A7D7C" w:rsidR="00D360BD" w:rsidRDefault="00D360BD" w:rsidP="00342FF4">
      <w:pPr>
        <w:pStyle w:val="ListParagraph"/>
        <w:numPr>
          <w:ilvl w:val="0"/>
          <w:numId w:val="8"/>
        </w:numPr>
        <w:jc w:val="both"/>
        <w:rPr>
          <w:rFonts w:ascii="Arial" w:hAnsi="Arial" w:cs="Arial"/>
          <w:bCs/>
          <w:sz w:val="20"/>
        </w:rPr>
      </w:pPr>
      <w:r>
        <w:rPr>
          <w:rFonts w:ascii="Arial" w:hAnsi="Arial" w:cs="Arial"/>
          <w:bCs/>
          <w:sz w:val="20"/>
        </w:rPr>
        <w:t>Renovated on-site building management office, in the Cross Building (#7), with two new common area conference rooms available to Tenant, free of charge.</w:t>
      </w:r>
    </w:p>
    <w:p w14:paraId="50865898" w14:textId="77777777" w:rsidR="00D360BD" w:rsidRDefault="00D360BD" w:rsidP="00342FF4">
      <w:pPr>
        <w:pStyle w:val="ListParagraph"/>
        <w:numPr>
          <w:ilvl w:val="0"/>
          <w:numId w:val="8"/>
        </w:numPr>
        <w:jc w:val="both"/>
        <w:rPr>
          <w:rFonts w:ascii="Arial" w:hAnsi="Arial" w:cs="Arial"/>
          <w:bCs/>
          <w:sz w:val="20"/>
        </w:rPr>
      </w:pPr>
      <w:r>
        <w:rPr>
          <w:rFonts w:ascii="Arial" w:hAnsi="Arial" w:cs="Arial"/>
          <w:bCs/>
          <w:sz w:val="20"/>
        </w:rPr>
        <w:t xml:space="preserve">Art installations at major intersections on the campus. </w:t>
      </w:r>
    </w:p>
    <w:p w14:paraId="4D0198D5" w14:textId="77777777" w:rsidR="00D360BD" w:rsidRPr="00482331" w:rsidRDefault="00D360BD" w:rsidP="00342FF4">
      <w:pPr>
        <w:pStyle w:val="ListParagraph"/>
        <w:numPr>
          <w:ilvl w:val="0"/>
          <w:numId w:val="8"/>
        </w:numPr>
        <w:jc w:val="both"/>
        <w:rPr>
          <w:rFonts w:ascii="Arial" w:hAnsi="Arial" w:cs="Arial"/>
          <w:bCs/>
          <w:sz w:val="20"/>
        </w:rPr>
      </w:pPr>
      <w:r>
        <w:rPr>
          <w:rFonts w:ascii="Arial" w:hAnsi="Arial" w:cs="Arial"/>
          <w:bCs/>
          <w:sz w:val="20"/>
        </w:rPr>
        <w:t xml:space="preserve">Class A ~3,500 SF fitness center with showers and lockers in the Colorado Building. </w:t>
      </w:r>
      <w:r>
        <w:rPr>
          <w:rFonts w:ascii="Arial" w:hAnsi="Arial" w:cs="Arial"/>
          <w:bCs/>
          <w:i/>
          <w:iCs/>
          <w:sz w:val="20"/>
        </w:rPr>
        <w:t xml:space="preserve"> </w:t>
      </w:r>
    </w:p>
    <w:p w14:paraId="51510682" w14:textId="4BC51341" w:rsidR="00D360BD" w:rsidRDefault="00D360BD" w:rsidP="00342FF4">
      <w:pPr>
        <w:pStyle w:val="ListParagraph"/>
        <w:numPr>
          <w:ilvl w:val="0"/>
          <w:numId w:val="8"/>
        </w:numPr>
        <w:jc w:val="both"/>
        <w:rPr>
          <w:rFonts w:ascii="Arial" w:hAnsi="Arial" w:cs="Arial"/>
          <w:bCs/>
          <w:sz w:val="20"/>
        </w:rPr>
      </w:pPr>
      <w:r>
        <w:rPr>
          <w:rFonts w:ascii="Arial" w:hAnsi="Arial" w:cs="Arial"/>
          <w:bCs/>
          <w:sz w:val="20"/>
        </w:rPr>
        <w:t xml:space="preserve">The Grove Restaurant is now open </w:t>
      </w:r>
      <w:r w:rsidR="003E3AB1">
        <w:rPr>
          <w:rFonts w:ascii="Arial" w:hAnsi="Arial" w:cs="Arial"/>
          <w:bCs/>
          <w:sz w:val="20"/>
        </w:rPr>
        <w:t>on Campus</w:t>
      </w:r>
    </w:p>
    <w:p w14:paraId="2C738EFB" w14:textId="77777777" w:rsidR="00D360BD" w:rsidRPr="00EC7501" w:rsidRDefault="00D360BD" w:rsidP="00342FF4">
      <w:pPr>
        <w:pStyle w:val="ListParagraph"/>
        <w:numPr>
          <w:ilvl w:val="0"/>
          <w:numId w:val="8"/>
        </w:numPr>
        <w:jc w:val="both"/>
        <w:rPr>
          <w:rFonts w:ascii="Arial" w:hAnsi="Arial" w:cs="Arial"/>
          <w:bCs/>
          <w:sz w:val="20"/>
        </w:rPr>
      </w:pPr>
      <w:r>
        <w:rPr>
          <w:rFonts w:ascii="Arial" w:hAnsi="Arial" w:cs="Arial"/>
          <w:bCs/>
          <w:sz w:val="20"/>
        </w:rPr>
        <w:t xml:space="preserve">Renovated Cross Building Monument Signage. </w:t>
      </w:r>
    </w:p>
    <w:p w14:paraId="68410048" w14:textId="77777777" w:rsidR="00D360BD" w:rsidRPr="00EC7501" w:rsidRDefault="00D360BD" w:rsidP="00342FF4">
      <w:pPr>
        <w:pStyle w:val="ListParagraph"/>
        <w:numPr>
          <w:ilvl w:val="0"/>
          <w:numId w:val="8"/>
        </w:numPr>
        <w:jc w:val="both"/>
        <w:rPr>
          <w:rFonts w:ascii="Arial" w:hAnsi="Arial" w:cs="Arial"/>
          <w:bCs/>
          <w:sz w:val="20"/>
        </w:rPr>
      </w:pPr>
      <w:r>
        <w:rPr>
          <w:rFonts w:ascii="Arial" w:hAnsi="Arial" w:cs="Arial"/>
          <w:bCs/>
          <w:sz w:val="20"/>
        </w:rPr>
        <w:t xml:space="preserve">New exterior building paint on the Cross Building. </w:t>
      </w:r>
    </w:p>
    <w:p w14:paraId="20B4C6D7" w14:textId="77777777" w:rsidR="00D360BD" w:rsidRPr="007973A1" w:rsidRDefault="00D360BD" w:rsidP="00342FF4">
      <w:pPr>
        <w:pStyle w:val="ListParagraph"/>
        <w:numPr>
          <w:ilvl w:val="0"/>
          <w:numId w:val="8"/>
        </w:numPr>
        <w:jc w:val="both"/>
        <w:rPr>
          <w:rFonts w:ascii="Arial" w:hAnsi="Arial" w:cs="Arial"/>
          <w:bCs/>
          <w:sz w:val="20"/>
        </w:rPr>
      </w:pPr>
      <w:r>
        <w:rPr>
          <w:rFonts w:ascii="Arial" w:hAnsi="Arial" w:cs="Arial"/>
          <w:sz w:val="20"/>
        </w:rPr>
        <w:t xml:space="preserve">Creative and modern landscape installed throughout the campus. </w:t>
      </w:r>
    </w:p>
    <w:p w14:paraId="34C087B1" w14:textId="77777777" w:rsidR="00D360BD" w:rsidRPr="00F36B2C" w:rsidRDefault="00D360BD" w:rsidP="00BB5C2F">
      <w:pPr>
        <w:ind w:left="3600" w:hanging="3600"/>
        <w:jc w:val="both"/>
        <w:rPr>
          <w:rFonts w:ascii="Arial" w:hAnsi="Arial" w:cs="Arial"/>
          <w:sz w:val="20"/>
        </w:rPr>
      </w:pPr>
    </w:p>
    <w:p w14:paraId="50C04122" w14:textId="16E2E41C" w:rsidR="00236EB5" w:rsidRDefault="00236EB5" w:rsidP="00B25140">
      <w:pPr>
        <w:jc w:val="both"/>
        <w:rPr>
          <w:rFonts w:ascii="Arial" w:hAnsi="Arial" w:cs="Arial"/>
          <w:sz w:val="20"/>
        </w:rPr>
      </w:pPr>
      <w:r w:rsidRPr="00763978">
        <w:rPr>
          <w:rFonts w:ascii="Arial" w:hAnsi="Arial" w:cs="Arial"/>
          <w:b/>
          <w:sz w:val="20"/>
        </w:rPr>
        <w:t>PARKING:</w:t>
      </w:r>
      <w:r w:rsidRPr="00763978">
        <w:rPr>
          <w:rFonts w:ascii="Arial" w:hAnsi="Arial" w:cs="Arial"/>
          <w:b/>
          <w:sz w:val="20"/>
        </w:rPr>
        <w:tab/>
      </w:r>
      <w:r w:rsidR="00B25140">
        <w:rPr>
          <w:rFonts w:ascii="Arial" w:hAnsi="Arial" w:cs="Arial"/>
          <w:b/>
          <w:sz w:val="20"/>
        </w:rPr>
        <w:tab/>
      </w:r>
      <w:r w:rsidR="00B25140">
        <w:rPr>
          <w:rFonts w:ascii="Arial" w:hAnsi="Arial" w:cs="Arial"/>
          <w:b/>
          <w:sz w:val="20"/>
        </w:rPr>
        <w:tab/>
      </w:r>
      <w:r w:rsidR="00B25140">
        <w:rPr>
          <w:rFonts w:ascii="Arial" w:hAnsi="Arial" w:cs="Arial"/>
          <w:b/>
          <w:sz w:val="20"/>
        </w:rPr>
        <w:tab/>
      </w:r>
      <w:r w:rsidRPr="00763978">
        <w:rPr>
          <w:rFonts w:ascii="Arial" w:hAnsi="Arial" w:cs="Arial"/>
          <w:sz w:val="20"/>
        </w:rPr>
        <w:t>4.0</w:t>
      </w:r>
      <w:r w:rsidR="00E768B9" w:rsidRPr="00763978">
        <w:rPr>
          <w:rFonts w:ascii="Arial" w:hAnsi="Arial" w:cs="Arial"/>
          <w:sz w:val="20"/>
        </w:rPr>
        <w:t>0 unreserved spaces</w:t>
      </w:r>
      <w:r w:rsidR="00E377AB">
        <w:rPr>
          <w:rFonts w:ascii="Arial" w:hAnsi="Arial" w:cs="Arial"/>
          <w:sz w:val="20"/>
        </w:rPr>
        <w:t xml:space="preserve"> per 1,000 RSF.</w:t>
      </w:r>
      <w:r w:rsidR="002A7171">
        <w:rPr>
          <w:rFonts w:ascii="Arial" w:hAnsi="Arial" w:cs="Arial"/>
          <w:sz w:val="20"/>
        </w:rPr>
        <w:t xml:space="preserve">  </w:t>
      </w:r>
    </w:p>
    <w:p w14:paraId="0A3E35C8" w14:textId="48561612" w:rsidR="002A7171" w:rsidRDefault="002A7171" w:rsidP="002A7171">
      <w:pPr>
        <w:ind w:left="3600"/>
        <w:jc w:val="both"/>
        <w:rPr>
          <w:ins w:id="47" w:author="Brown, Bre" w:date="2026-02-27T12:54:00Z" w16du:dateUtc="2026-02-27T18:54:00Z"/>
          <w:rFonts w:ascii="Arial" w:hAnsi="Arial" w:cs="Arial"/>
          <w:sz w:val="20"/>
        </w:rPr>
      </w:pPr>
      <w:r>
        <w:rPr>
          <w:rFonts w:ascii="Arial" w:hAnsi="Arial" w:cs="Arial"/>
          <w:sz w:val="20"/>
        </w:rPr>
        <w:t xml:space="preserve">Within the ratio of 4:1000, </w:t>
      </w:r>
      <w:r w:rsidRPr="005A7198">
        <w:rPr>
          <w:rFonts w:ascii="Arial" w:hAnsi="Arial" w:cs="Arial"/>
          <w:sz w:val="20"/>
        </w:rPr>
        <w:t>Tenant shall have the right</w:t>
      </w:r>
      <w:r w:rsidR="000E778C">
        <w:rPr>
          <w:rFonts w:ascii="Arial" w:hAnsi="Arial" w:cs="Arial"/>
          <w:sz w:val="20"/>
        </w:rPr>
        <w:t xml:space="preserve">, </w:t>
      </w:r>
      <w:ins w:id="48" w:author="Brown, Bre" w:date="2026-03-02T15:33:00Z" w16du:dateUtc="2026-03-02T21:33:00Z">
        <w:r w:rsidR="000E778C">
          <w:rPr>
            <w:rFonts w:ascii="Arial" w:hAnsi="Arial" w:cs="Arial"/>
            <w:sz w:val="20"/>
          </w:rPr>
          <w:t>at no cost to Tenant,</w:t>
        </w:r>
      </w:ins>
      <w:r w:rsidRPr="005A7198">
        <w:rPr>
          <w:rFonts w:ascii="Arial" w:hAnsi="Arial" w:cs="Arial"/>
          <w:sz w:val="20"/>
        </w:rPr>
        <w:t xml:space="preserve"> to maintain and park up to t</w:t>
      </w:r>
      <w:r>
        <w:rPr>
          <w:rFonts w:ascii="Arial" w:hAnsi="Arial" w:cs="Arial"/>
          <w:sz w:val="20"/>
        </w:rPr>
        <w:t>welve</w:t>
      </w:r>
      <w:r w:rsidRPr="005A7198">
        <w:rPr>
          <w:rFonts w:ascii="Arial" w:hAnsi="Arial" w:cs="Arial"/>
          <w:sz w:val="20"/>
        </w:rPr>
        <w:t xml:space="preserve"> (1</w:t>
      </w:r>
      <w:r>
        <w:rPr>
          <w:rFonts w:ascii="Arial" w:hAnsi="Arial" w:cs="Arial"/>
          <w:sz w:val="20"/>
        </w:rPr>
        <w:t>2</w:t>
      </w:r>
      <w:r w:rsidRPr="005A7198">
        <w:rPr>
          <w:rFonts w:ascii="Arial" w:hAnsi="Arial" w:cs="Arial"/>
          <w:sz w:val="20"/>
        </w:rPr>
        <w:t xml:space="preserve">) fleet vehicles </w:t>
      </w:r>
      <w:r>
        <w:rPr>
          <w:rFonts w:ascii="Arial" w:hAnsi="Arial" w:cs="Arial"/>
          <w:sz w:val="20"/>
        </w:rPr>
        <w:t>near the Building at a mutually agreeable location</w:t>
      </w:r>
      <w:r w:rsidRPr="005A7198">
        <w:rPr>
          <w:rFonts w:ascii="Arial" w:hAnsi="Arial" w:cs="Arial"/>
          <w:sz w:val="20"/>
        </w:rPr>
        <w:t xml:space="preserve"> at all times during the </w:t>
      </w:r>
      <w:r>
        <w:rPr>
          <w:rFonts w:ascii="Arial" w:hAnsi="Arial" w:cs="Arial"/>
          <w:sz w:val="20"/>
        </w:rPr>
        <w:t>T</w:t>
      </w:r>
      <w:r w:rsidRPr="005A7198">
        <w:rPr>
          <w:rFonts w:ascii="Arial" w:hAnsi="Arial" w:cs="Arial"/>
          <w:sz w:val="20"/>
        </w:rPr>
        <w:t>erm</w:t>
      </w:r>
      <w:r>
        <w:rPr>
          <w:rFonts w:ascii="Arial" w:hAnsi="Arial" w:cs="Arial"/>
          <w:sz w:val="20"/>
        </w:rPr>
        <w:t xml:space="preserve"> and any renewals</w:t>
      </w:r>
      <w:r w:rsidRPr="005A7198">
        <w:rPr>
          <w:rFonts w:ascii="Arial" w:hAnsi="Arial" w:cs="Arial"/>
          <w:sz w:val="20"/>
        </w:rPr>
        <w:t>, subject to compliance with all applicable laws</w:t>
      </w:r>
      <w:r>
        <w:rPr>
          <w:rFonts w:ascii="Arial" w:hAnsi="Arial" w:cs="Arial"/>
          <w:sz w:val="20"/>
        </w:rPr>
        <w:t xml:space="preserve"> and</w:t>
      </w:r>
      <w:r w:rsidRPr="005A7198">
        <w:rPr>
          <w:rFonts w:ascii="Arial" w:hAnsi="Arial" w:cs="Arial"/>
          <w:sz w:val="20"/>
        </w:rPr>
        <w:t xml:space="preserve"> regulations</w:t>
      </w:r>
      <w:r w:rsidR="000831AA">
        <w:rPr>
          <w:rFonts w:ascii="Arial" w:hAnsi="Arial" w:cs="Arial"/>
          <w:sz w:val="20"/>
        </w:rPr>
        <w:t>.</w:t>
      </w:r>
    </w:p>
    <w:p w14:paraId="7FB2F584" w14:textId="77777777" w:rsidR="007C1702" w:rsidRDefault="007C1702" w:rsidP="002A7171">
      <w:pPr>
        <w:ind w:left="3600"/>
        <w:jc w:val="both"/>
        <w:rPr>
          <w:ins w:id="49" w:author="Brown, Bre" w:date="2026-02-27T12:54:00Z" w16du:dateUtc="2026-02-27T18:54:00Z"/>
          <w:rFonts w:ascii="Arial" w:hAnsi="Arial" w:cs="Arial"/>
          <w:sz w:val="20"/>
        </w:rPr>
      </w:pPr>
    </w:p>
    <w:p w14:paraId="1995010B" w14:textId="77777777" w:rsidR="00575646" w:rsidRDefault="007C1702" w:rsidP="002F4B3A">
      <w:pPr>
        <w:ind w:left="3600" w:hanging="3600"/>
        <w:jc w:val="both"/>
        <w:rPr>
          <w:ins w:id="50" w:author="Brown, Bre" w:date="2026-02-27T12:58:00Z" w16du:dateUtc="2026-02-27T18:58:00Z"/>
          <w:rFonts w:ascii="Arial" w:hAnsi="Arial" w:cs="Arial"/>
          <w:bCs/>
          <w:sz w:val="20"/>
        </w:rPr>
      </w:pPr>
      <w:ins w:id="51" w:author="Brown, Bre" w:date="2026-02-27T12:54:00Z" w16du:dateUtc="2026-02-27T18:54:00Z">
        <w:r>
          <w:rPr>
            <w:rFonts w:ascii="Arial" w:hAnsi="Arial" w:cs="Arial"/>
            <w:b/>
            <w:sz w:val="20"/>
          </w:rPr>
          <w:t>ASSIGNMENT; SUBLEASING</w:t>
        </w:r>
        <w:r w:rsidRPr="00763978">
          <w:rPr>
            <w:rFonts w:ascii="Arial" w:hAnsi="Arial" w:cs="Arial"/>
            <w:b/>
            <w:sz w:val="20"/>
          </w:rPr>
          <w:t>:</w:t>
        </w:r>
        <w:r w:rsidRPr="00763978">
          <w:rPr>
            <w:rFonts w:ascii="Arial" w:hAnsi="Arial" w:cs="Arial"/>
            <w:b/>
            <w:sz w:val="20"/>
          </w:rPr>
          <w:tab/>
        </w:r>
        <w:r w:rsidRPr="007C1702">
          <w:rPr>
            <w:rFonts w:ascii="Arial" w:hAnsi="Arial" w:cs="Arial"/>
            <w:bCs/>
            <w:sz w:val="20"/>
          </w:rPr>
          <w:t>Section 10 of the Master Lease shall be amende</w:t>
        </w:r>
      </w:ins>
      <w:ins w:id="52" w:author="Brown, Bre" w:date="2026-02-27T12:55:00Z" w16du:dateUtc="2026-02-27T18:55:00Z">
        <w:r w:rsidRPr="007C1702">
          <w:rPr>
            <w:rFonts w:ascii="Arial" w:hAnsi="Arial" w:cs="Arial"/>
            <w:bCs/>
            <w:sz w:val="20"/>
          </w:rPr>
          <w:t>d such that</w:t>
        </w:r>
      </w:ins>
      <w:ins w:id="53" w:author="Brown, Bre" w:date="2026-02-27T12:58:00Z" w16du:dateUtc="2026-02-27T18:58:00Z">
        <w:r w:rsidR="00575646">
          <w:rPr>
            <w:rFonts w:ascii="Arial" w:hAnsi="Arial" w:cs="Arial"/>
            <w:bCs/>
            <w:sz w:val="20"/>
          </w:rPr>
          <w:t>:</w:t>
        </w:r>
      </w:ins>
    </w:p>
    <w:p w14:paraId="1EC1F8DE" w14:textId="77777777" w:rsidR="00575646" w:rsidRDefault="00575646" w:rsidP="002F4B3A">
      <w:pPr>
        <w:ind w:left="3600" w:hanging="3600"/>
        <w:jc w:val="both"/>
        <w:rPr>
          <w:ins w:id="54" w:author="Brown, Bre" w:date="2026-02-27T12:58:00Z" w16du:dateUtc="2026-02-27T18:58:00Z"/>
          <w:rFonts w:ascii="Arial" w:hAnsi="Arial" w:cs="Arial"/>
          <w:bCs/>
          <w:sz w:val="20"/>
        </w:rPr>
      </w:pPr>
    </w:p>
    <w:p w14:paraId="25935529" w14:textId="77777777" w:rsidR="00575646" w:rsidRDefault="00D8695A" w:rsidP="00575646">
      <w:pPr>
        <w:pStyle w:val="ListParagraph"/>
        <w:numPr>
          <w:ilvl w:val="0"/>
          <w:numId w:val="12"/>
        </w:numPr>
        <w:jc w:val="both"/>
        <w:rPr>
          <w:ins w:id="55" w:author="Brown, Bre" w:date="2026-02-27T12:59:00Z" w16du:dateUtc="2026-02-27T18:59:00Z"/>
          <w:rFonts w:ascii="Arial" w:hAnsi="Arial" w:cs="Arial"/>
          <w:bCs/>
          <w:sz w:val="20"/>
        </w:rPr>
      </w:pPr>
      <w:ins w:id="56" w:author="Brown, Bre" w:date="2026-02-27T12:56:00Z" w16du:dateUtc="2026-02-27T18:56:00Z">
        <w:r w:rsidRPr="00575646">
          <w:rPr>
            <w:rFonts w:ascii="Arial" w:hAnsi="Arial" w:cs="Arial"/>
            <w:bCs/>
            <w:sz w:val="20"/>
          </w:rPr>
          <w:t xml:space="preserve">Landlord’s consent may not be </w:t>
        </w:r>
      </w:ins>
      <w:ins w:id="57" w:author="Brown, Bre" w:date="2026-02-27T12:57:00Z" w16du:dateUtc="2026-02-27T18:57:00Z">
        <w:r w:rsidRPr="00575646">
          <w:rPr>
            <w:rFonts w:ascii="Arial" w:hAnsi="Arial" w:cs="Arial"/>
            <w:bCs/>
            <w:sz w:val="20"/>
          </w:rPr>
          <w:t>“grant[ed] or deny[ed] in its sole discretion”</w:t>
        </w:r>
        <w:r w:rsidR="002F4B3A" w:rsidRPr="00575646">
          <w:rPr>
            <w:rFonts w:ascii="Arial" w:hAnsi="Arial" w:cs="Arial"/>
            <w:bCs/>
            <w:sz w:val="20"/>
          </w:rPr>
          <w:t xml:space="preserve"> and replaced with </w:t>
        </w:r>
      </w:ins>
      <w:ins w:id="58" w:author="Brown, Bre" w:date="2026-02-27T12:56:00Z" w16du:dateUtc="2026-02-27T18:56:00Z">
        <w:r w:rsidR="00AF0747" w:rsidRPr="00575646">
          <w:rPr>
            <w:rFonts w:ascii="Arial" w:hAnsi="Arial" w:cs="Arial"/>
            <w:bCs/>
            <w:sz w:val="20"/>
          </w:rPr>
          <w:t>“shall not be unreasonably withheld, conditioned, or delayed”.</w:t>
        </w:r>
      </w:ins>
      <w:ins w:id="59" w:author="Brown, Bre" w:date="2026-02-27T12:57:00Z" w16du:dateUtc="2026-02-27T18:57:00Z">
        <w:r w:rsidR="00D05A3D" w:rsidRPr="00575646">
          <w:rPr>
            <w:rFonts w:ascii="Arial" w:hAnsi="Arial" w:cs="Arial"/>
            <w:bCs/>
            <w:sz w:val="20"/>
          </w:rPr>
          <w:t xml:space="preserve"> </w:t>
        </w:r>
      </w:ins>
    </w:p>
    <w:p w14:paraId="27920A87" w14:textId="3FB6BB0F" w:rsidR="007C1702" w:rsidRDefault="00D05A3D" w:rsidP="00575646">
      <w:pPr>
        <w:pStyle w:val="ListParagraph"/>
        <w:numPr>
          <w:ilvl w:val="0"/>
          <w:numId w:val="12"/>
        </w:numPr>
        <w:jc w:val="both"/>
        <w:rPr>
          <w:ins w:id="60" w:author="Brown, Bre" w:date="2026-02-27T12:59:00Z" w16du:dateUtc="2026-02-27T18:59:00Z"/>
          <w:rFonts w:ascii="Arial" w:hAnsi="Arial" w:cs="Arial"/>
          <w:bCs/>
          <w:sz w:val="20"/>
        </w:rPr>
      </w:pPr>
      <w:ins w:id="61" w:author="Brown, Bre" w:date="2026-02-27T12:58:00Z" w16du:dateUtc="2026-02-27T18:58:00Z">
        <w:r w:rsidRPr="00575646">
          <w:rPr>
            <w:rFonts w:ascii="Arial" w:hAnsi="Arial" w:cs="Arial"/>
            <w:bCs/>
            <w:sz w:val="20"/>
          </w:rPr>
          <w:t xml:space="preserve">“Without limitation to the generality of the reasons for which Landlord may withhold its consent” shall be </w:t>
        </w:r>
        <w:r w:rsidR="00575646" w:rsidRPr="00575646">
          <w:rPr>
            <w:rFonts w:ascii="Arial" w:hAnsi="Arial" w:cs="Arial"/>
            <w:bCs/>
            <w:sz w:val="20"/>
          </w:rPr>
          <w:t>removed.</w:t>
        </w:r>
      </w:ins>
    </w:p>
    <w:p w14:paraId="41244CA8" w14:textId="0FF39956" w:rsidR="00EF4F14" w:rsidRDefault="00EF4F14" w:rsidP="00575646">
      <w:pPr>
        <w:pStyle w:val="ListParagraph"/>
        <w:numPr>
          <w:ilvl w:val="0"/>
          <w:numId w:val="12"/>
        </w:numPr>
        <w:jc w:val="both"/>
        <w:rPr>
          <w:ins w:id="62" w:author="Brown, Bre" w:date="2026-02-27T13:00:00Z" w16du:dateUtc="2026-02-27T19:00:00Z"/>
          <w:rFonts w:ascii="Arial" w:hAnsi="Arial" w:cs="Arial"/>
          <w:bCs/>
          <w:sz w:val="20"/>
        </w:rPr>
      </w:pPr>
      <w:ins w:id="63" w:author="Brown, Bre" w:date="2026-02-27T12:59:00Z" w16du:dateUtc="2026-02-27T18:59:00Z">
        <w:r>
          <w:rPr>
            <w:rFonts w:ascii="Arial" w:hAnsi="Arial" w:cs="Arial"/>
            <w:bCs/>
            <w:sz w:val="20"/>
          </w:rPr>
          <w:t>Tenant shall have the right to sublet to another tenant of the project or building, so long as Landlord does not have competing space available in a similar configuration and condition as the Premises.</w:t>
        </w:r>
      </w:ins>
    </w:p>
    <w:p w14:paraId="5EC868A3" w14:textId="1D55A33E" w:rsidR="00B44260" w:rsidRDefault="000674D6" w:rsidP="00575646">
      <w:pPr>
        <w:pStyle w:val="ListParagraph"/>
        <w:numPr>
          <w:ilvl w:val="0"/>
          <w:numId w:val="12"/>
        </w:numPr>
        <w:jc w:val="both"/>
        <w:rPr>
          <w:ins w:id="64" w:author="Brown, Bre" w:date="2026-02-27T13:01:00Z" w16du:dateUtc="2026-02-27T19:01:00Z"/>
          <w:rFonts w:ascii="Arial" w:hAnsi="Arial" w:cs="Arial"/>
          <w:bCs/>
          <w:sz w:val="20"/>
        </w:rPr>
      </w:pPr>
      <w:ins w:id="65" w:author="Brown, Bre" w:date="2026-02-27T13:01:00Z" w16du:dateUtc="2026-02-27T19:01:00Z">
        <w:r>
          <w:rPr>
            <w:rFonts w:ascii="Arial" w:hAnsi="Arial" w:cs="Arial"/>
            <w:bCs/>
            <w:sz w:val="20"/>
          </w:rPr>
          <w:lastRenderedPageBreak/>
          <w:t>Tenant’s imbursement of 50% excess rent shall only apply after reasonable deduction of deal costs.</w:t>
        </w:r>
      </w:ins>
    </w:p>
    <w:p w14:paraId="7590DED0" w14:textId="2B7DB486" w:rsidR="000674D6" w:rsidRPr="00575646" w:rsidRDefault="00E31285" w:rsidP="00575646">
      <w:pPr>
        <w:pStyle w:val="ListParagraph"/>
        <w:numPr>
          <w:ilvl w:val="0"/>
          <w:numId w:val="12"/>
        </w:numPr>
        <w:jc w:val="both"/>
        <w:rPr>
          <w:ins w:id="66" w:author="Brown, Bre" w:date="2026-02-27T12:48:00Z" w16du:dateUtc="2026-02-27T18:48:00Z"/>
          <w:rFonts w:ascii="Arial" w:hAnsi="Arial" w:cs="Arial"/>
          <w:bCs/>
          <w:sz w:val="20"/>
        </w:rPr>
      </w:pPr>
      <w:ins w:id="67" w:author="Brown, Bre" w:date="2026-02-27T13:01:00Z" w16du:dateUtc="2026-02-27T19:01:00Z">
        <w:r>
          <w:rPr>
            <w:rFonts w:ascii="Arial" w:hAnsi="Arial" w:cs="Arial"/>
            <w:bCs/>
            <w:sz w:val="20"/>
          </w:rPr>
          <w:t>Subsection (iii) “withhold its consent…” shall be removed.</w:t>
        </w:r>
      </w:ins>
    </w:p>
    <w:p w14:paraId="4A922606" w14:textId="77777777" w:rsidR="00F40662" w:rsidRDefault="00F40662" w:rsidP="002A7171">
      <w:pPr>
        <w:ind w:left="3600"/>
        <w:jc w:val="both"/>
        <w:rPr>
          <w:ins w:id="68" w:author="Brown, Bre" w:date="2026-02-27T12:48:00Z" w16du:dateUtc="2026-02-27T18:48:00Z"/>
          <w:rFonts w:ascii="Arial" w:hAnsi="Arial" w:cs="Arial"/>
          <w:sz w:val="20"/>
        </w:rPr>
      </w:pPr>
    </w:p>
    <w:p w14:paraId="1E3AA144" w14:textId="7C74D71D" w:rsidR="00F40662" w:rsidRDefault="00F40662" w:rsidP="00696DCE">
      <w:pPr>
        <w:ind w:left="3600" w:hanging="3600"/>
        <w:jc w:val="both"/>
        <w:rPr>
          <w:ins w:id="69" w:author="Brown, Bre" w:date="2026-02-27T13:02:00Z" w16du:dateUtc="2026-02-27T19:02:00Z"/>
          <w:rFonts w:ascii="Arial" w:hAnsi="Arial" w:cs="Arial"/>
          <w:sz w:val="20"/>
        </w:rPr>
      </w:pPr>
      <w:commentRangeStart w:id="70"/>
      <w:ins w:id="71" w:author="Brown, Bre" w:date="2026-02-27T12:48:00Z" w16du:dateUtc="2026-02-27T18:48:00Z">
        <w:r>
          <w:rPr>
            <w:rFonts w:ascii="Arial" w:hAnsi="Arial" w:cs="Arial"/>
            <w:b/>
            <w:sz w:val="20"/>
          </w:rPr>
          <w:t>RELOCATION</w:t>
        </w:r>
        <w:r w:rsidRPr="00763978">
          <w:rPr>
            <w:rFonts w:ascii="Arial" w:hAnsi="Arial" w:cs="Arial"/>
            <w:b/>
            <w:sz w:val="20"/>
          </w:rPr>
          <w:t>:</w:t>
        </w:r>
      </w:ins>
      <w:commentRangeEnd w:id="70"/>
      <w:ins w:id="72" w:author="Brown, Bre" w:date="2026-02-27T12:53:00Z" w16du:dateUtc="2026-02-27T18:53:00Z">
        <w:r w:rsidR="004B2E2B">
          <w:rPr>
            <w:rStyle w:val="CommentReference"/>
          </w:rPr>
          <w:commentReference w:id="70"/>
        </w:r>
      </w:ins>
      <w:ins w:id="73" w:author="Brown, Bre" w:date="2026-02-27T12:48:00Z" w16du:dateUtc="2026-02-27T18:48:00Z">
        <w:r w:rsidRPr="00763978">
          <w:rPr>
            <w:rFonts w:ascii="Arial" w:hAnsi="Arial" w:cs="Arial"/>
            <w:b/>
            <w:sz w:val="20"/>
          </w:rPr>
          <w:tab/>
        </w:r>
        <w:r>
          <w:rPr>
            <w:rFonts w:ascii="Arial" w:hAnsi="Arial" w:cs="Arial"/>
            <w:sz w:val="20"/>
          </w:rPr>
          <w:t>Section 5 of the Master Lease shall be</w:t>
        </w:r>
        <w:r w:rsidR="00696DCE">
          <w:rPr>
            <w:rFonts w:ascii="Arial" w:hAnsi="Arial" w:cs="Arial"/>
            <w:sz w:val="20"/>
          </w:rPr>
          <w:t xml:space="preserve"> “Intentionally Deleted”.</w:t>
        </w:r>
      </w:ins>
    </w:p>
    <w:p w14:paraId="430560A1" w14:textId="77777777" w:rsidR="008F6E92" w:rsidRDefault="008F6E92" w:rsidP="00696DCE">
      <w:pPr>
        <w:ind w:left="3600" w:hanging="3600"/>
        <w:jc w:val="both"/>
        <w:rPr>
          <w:ins w:id="74" w:author="Brown, Bre" w:date="2026-02-27T13:02:00Z" w16du:dateUtc="2026-02-27T19:02:00Z"/>
          <w:rFonts w:ascii="Arial" w:hAnsi="Arial" w:cs="Arial"/>
          <w:sz w:val="20"/>
        </w:rPr>
      </w:pPr>
    </w:p>
    <w:p w14:paraId="1D219792" w14:textId="457D4241" w:rsidR="008F6E92" w:rsidRDefault="008F6E92" w:rsidP="00993BF0">
      <w:pPr>
        <w:ind w:left="3600" w:hanging="3600"/>
        <w:jc w:val="both"/>
        <w:rPr>
          <w:ins w:id="75" w:author="Brown, Bre" w:date="2026-02-27T13:06:00Z" w16du:dateUtc="2026-02-27T19:06:00Z"/>
          <w:rFonts w:ascii="Arial" w:hAnsi="Arial" w:cs="Arial"/>
          <w:sz w:val="20"/>
        </w:rPr>
      </w:pPr>
      <w:ins w:id="76" w:author="Brown, Bre" w:date="2026-02-27T13:02:00Z" w16du:dateUtc="2026-02-27T19:02:00Z">
        <w:r>
          <w:rPr>
            <w:rFonts w:ascii="Arial" w:hAnsi="Arial" w:cs="Arial"/>
            <w:b/>
            <w:sz w:val="20"/>
          </w:rPr>
          <w:t>EVENTS OF DEFAULT</w:t>
        </w:r>
        <w:r w:rsidRPr="00763978">
          <w:rPr>
            <w:rFonts w:ascii="Arial" w:hAnsi="Arial" w:cs="Arial"/>
            <w:b/>
            <w:sz w:val="20"/>
          </w:rPr>
          <w:t>:</w:t>
        </w:r>
        <w:r w:rsidRPr="00763978">
          <w:rPr>
            <w:rFonts w:ascii="Arial" w:hAnsi="Arial" w:cs="Arial"/>
            <w:b/>
            <w:sz w:val="20"/>
          </w:rPr>
          <w:tab/>
        </w:r>
        <w:r>
          <w:rPr>
            <w:rFonts w:ascii="Arial" w:hAnsi="Arial" w:cs="Arial"/>
            <w:sz w:val="20"/>
          </w:rPr>
          <w:t>Section 19 of the Master Lease shall be amended such that</w:t>
        </w:r>
      </w:ins>
      <w:ins w:id="77" w:author="Brown, Bre" w:date="2026-02-27T13:06:00Z" w16du:dateUtc="2026-02-27T19:06:00Z">
        <w:r w:rsidR="00993BF0">
          <w:rPr>
            <w:rFonts w:ascii="Arial" w:hAnsi="Arial" w:cs="Arial"/>
            <w:sz w:val="20"/>
          </w:rPr>
          <w:t xml:space="preserve"> </w:t>
        </w:r>
      </w:ins>
      <w:ins w:id="78" w:author="Brown, Bre" w:date="2026-02-27T13:02:00Z" w16du:dateUtc="2026-02-27T19:02:00Z">
        <w:r w:rsidR="00A04034" w:rsidRPr="00993BF0">
          <w:rPr>
            <w:rFonts w:ascii="Arial" w:hAnsi="Arial" w:cs="Arial"/>
            <w:sz w:val="20"/>
          </w:rPr>
          <w:t>Subsection (A): Ten</w:t>
        </w:r>
      </w:ins>
      <w:ins w:id="79" w:author="Brown, Bre" w:date="2026-02-27T13:03:00Z" w16du:dateUtc="2026-02-27T19:03:00Z">
        <w:r w:rsidR="00A04034" w:rsidRPr="00993BF0">
          <w:rPr>
            <w:rFonts w:ascii="Arial" w:hAnsi="Arial" w:cs="Arial"/>
            <w:sz w:val="20"/>
          </w:rPr>
          <w:t>ant shall have a one (1) time right in any twelve (12) month period to default on rent with five (5) days to cure, following written notice.</w:t>
        </w:r>
      </w:ins>
      <w:ins w:id="80" w:author="Brown, Bre" w:date="2026-02-27T13:07:00Z" w16du:dateUtc="2026-02-27T19:07:00Z">
        <w:r w:rsidR="00737B40">
          <w:rPr>
            <w:rFonts w:ascii="Arial" w:hAnsi="Arial" w:cs="Arial"/>
            <w:sz w:val="20"/>
          </w:rPr>
          <w:t xml:space="preserve"> Section 36 of the Master Lease shall also be amended accordingly.</w:t>
        </w:r>
      </w:ins>
    </w:p>
    <w:p w14:paraId="35E9F990" w14:textId="77777777" w:rsidR="00993BF0" w:rsidRPr="00993BF0" w:rsidRDefault="00993BF0" w:rsidP="00993BF0">
      <w:pPr>
        <w:ind w:left="3600" w:hanging="3600"/>
        <w:jc w:val="both"/>
        <w:rPr>
          <w:ins w:id="81" w:author="Brown, Bre" w:date="2026-02-27T13:05:00Z" w16du:dateUtc="2026-02-27T19:05:00Z"/>
          <w:rFonts w:ascii="Arial" w:hAnsi="Arial" w:cs="Arial"/>
          <w:sz w:val="20"/>
        </w:rPr>
      </w:pPr>
    </w:p>
    <w:p w14:paraId="45C73B01" w14:textId="33EAABD5" w:rsidR="00A45D4F" w:rsidRPr="00A45D4F" w:rsidRDefault="00B60878" w:rsidP="00993BF0">
      <w:pPr>
        <w:ind w:left="3600" w:hanging="3600"/>
        <w:jc w:val="both"/>
        <w:rPr>
          <w:ins w:id="82" w:author="Brown, Bre" w:date="2026-02-27T13:03:00Z" w16du:dateUtc="2026-02-27T19:03:00Z"/>
          <w:rFonts w:ascii="Arial" w:hAnsi="Arial" w:cs="Arial"/>
          <w:sz w:val="20"/>
        </w:rPr>
      </w:pPr>
      <w:commentRangeStart w:id="83"/>
      <w:ins w:id="84" w:author="Brown, Bre" w:date="2026-02-27T13:05:00Z" w16du:dateUtc="2026-02-27T19:05:00Z">
        <w:r>
          <w:rPr>
            <w:rFonts w:ascii="Arial" w:hAnsi="Arial" w:cs="Arial"/>
            <w:b/>
            <w:sz w:val="20"/>
          </w:rPr>
          <w:t>ATTORNEY’S FEES</w:t>
        </w:r>
        <w:r w:rsidR="00A45D4F" w:rsidRPr="00763978">
          <w:rPr>
            <w:rFonts w:ascii="Arial" w:hAnsi="Arial" w:cs="Arial"/>
            <w:b/>
            <w:sz w:val="20"/>
          </w:rPr>
          <w:t>:</w:t>
        </w:r>
      </w:ins>
      <w:commentRangeEnd w:id="83"/>
      <w:ins w:id="85" w:author="Brown, Bre" w:date="2026-02-27T13:24:00Z" w16du:dateUtc="2026-02-27T19:24:00Z">
        <w:r w:rsidR="0058493C">
          <w:rPr>
            <w:rStyle w:val="CommentReference"/>
          </w:rPr>
          <w:commentReference w:id="83"/>
        </w:r>
      </w:ins>
      <w:ins w:id="86" w:author="Brown, Bre" w:date="2026-02-27T13:05:00Z" w16du:dateUtc="2026-02-27T19:05:00Z">
        <w:r w:rsidR="00A45D4F" w:rsidRPr="00763978">
          <w:rPr>
            <w:rFonts w:ascii="Arial" w:hAnsi="Arial" w:cs="Arial"/>
            <w:b/>
            <w:sz w:val="20"/>
          </w:rPr>
          <w:tab/>
        </w:r>
        <w:r w:rsidR="00A45D4F">
          <w:rPr>
            <w:rFonts w:ascii="Arial" w:hAnsi="Arial" w:cs="Arial"/>
            <w:sz w:val="20"/>
          </w:rPr>
          <w:t xml:space="preserve">Section </w:t>
        </w:r>
        <w:r>
          <w:rPr>
            <w:rFonts w:ascii="Arial" w:hAnsi="Arial" w:cs="Arial"/>
            <w:sz w:val="20"/>
          </w:rPr>
          <w:t xml:space="preserve">24 of the Master Lease shall be </w:t>
        </w:r>
      </w:ins>
      <w:ins w:id="87" w:author="Brown, Bre" w:date="2026-03-02T15:34:00Z" w16du:dateUtc="2026-03-02T21:34:00Z">
        <w:r w:rsidR="004535FF">
          <w:rPr>
            <w:rFonts w:ascii="Arial" w:hAnsi="Arial" w:cs="Arial"/>
            <w:sz w:val="20"/>
          </w:rPr>
          <w:t>amended</w:t>
        </w:r>
      </w:ins>
      <w:ins w:id="88" w:author="Brown, Bre" w:date="2026-02-27T13:05:00Z" w16du:dateUtc="2026-02-27T19:05:00Z">
        <w:r>
          <w:rPr>
            <w:rFonts w:ascii="Arial" w:hAnsi="Arial" w:cs="Arial"/>
            <w:sz w:val="20"/>
          </w:rPr>
          <w:t xml:space="preserve"> such that </w:t>
        </w:r>
        <w:r w:rsidR="00993BF0">
          <w:rPr>
            <w:rFonts w:ascii="Arial" w:hAnsi="Arial" w:cs="Arial"/>
            <w:sz w:val="20"/>
          </w:rPr>
          <w:t>any prevailing party of a legal dispute will have their attorney</w:t>
        </w:r>
      </w:ins>
      <w:ins w:id="89" w:author="Brown, Bre" w:date="2026-02-27T13:06:00Z" w16du:dateUtc="2026-02-27T19:06:00Z">
        <w:r w:rsidR="00993BF0">
          <w:rPr>
            <w:rFonts w:ascii="Arial" w:hAnsi="Arial" w:cs="Arial"/>
            <w:sz w:val="20"/>
          </w:rPr>
          <w:t>’s fees reimbursed by the other party.</w:t>
        </w:r>
      </w:ins>
    </w:p>
    <w:p w14:paraId="6E1C4B69" w14:textId="77777777" w:rsidR="00A04034" w:rsidRPr="00A45D4F" w:rsidRDefault="00A04034" w:rsidP="00A45D4F">
      <w:pPr>
        <w:jc w:val="both"/>
        <w:rPr>
          <w:rFonts w:ascii="Arial" w:hAnsi="Arial" w:cs="Arial"/>
          <w:sz w:val="20"/>
        </w:rPr>
      </w:pPr>
    </w:p>
    <w:p w14:paraId="75E2E133" w14:textId="77777777" w:rsidR="00FF7EFC" w:rsidRDefault="00FF7EFC" w:rsidP="008830BA">
      <w:pPr>
        <w:ind w:left="3600" w:hanging="3600"/>
        <w:jc w:val="both"/>
        <w:rPr>
          <w:rFonts w:ascii="Arial" w:hAnsi="Arial" w:cs="Arial"/>
          <w:b/>
          <w:sz w:val="20"/>
        </w:rPr>
      </w:pPr>
    </w:p>
    <w:p w14:paraId="1BC3EED9" w14:textId="189FCA52" w:rsidR="000831AA" w:rsidRDefault="00E8423C" w:rsidP="008830BA">
      <w:pPr>
        <w:ind w:left="3600" w:hanging="3600"/>
        <w:jc w:val="both"/>
        <w:rPr>
          <w:ins w:id="90" w:author="Brown, Bre" w:date="2026-02-27T13:21:00Z" w16du:dateUtc="2026-02-27T19:21:00Z"/>
          <w:rFonts w:ascii="Arial" w:hAnsi="Arial" w:cs="Arial"/>
          <w:bCs/>
          <w:sz w:val="20"/>
        </w:rPr>
      </w:pPr>
      <w:r>
        <w:rPr>
          <w:rFonts w:ascii="Arial" w:hAnsi="Arial" w:cs="Arial"/>
          <w:b/>
          <w:sz w:val="20"/>
        </w:rPr>
        <w:t>SIGN</w:t>
      </w:r>
      <w:r w:rsidR="000831AA">
        <w:rPr>
          <w:rFonts w:ascii="Arial" w:hAnsi="Arial" w:cs="Arial"/>
          <w:b/>
          <w:sz w:val="20"/>
        </w:rPr>
        <w:t>AGE:</w:t>
      </w:r>
      <w:r w:rsidR="000831AA">
        <w:rPr>
          <w:rFonts w:ascii="Arial" w:hAnsi="Arial" w:cs="Arial"/>
          <w:b/>
          <w:sz w:val="20"/>
        </w:rPr>
        <w:tab/>
      </w:r>
      <w:commentRangeStart w:id="91"/>
      <w:ins w:id="92" w:author="Brown, Bre" w:date="2026-02-27T13:21:00Z" w16du:dateUtc="2026-02-27T19:21:00Z">
        <w:r w:rsidR="00932B22" w:rsidRPr="000C22D2">
          <w:rPr>
            <w:rFonts w:ascii="Arial" w:hAnsi="Arial" w:cs="Arial"/>
            <w:bCs/>
            <w:sz w:val="20"/>
          </w:rPr>
          <w:t>Tenant shall have</w:t>
        </w:r>
        <w:r w:rsidR="00932B22">
          <w:rPr>
            <w:rFonts w:ascii="Arial" w:hAnsi="Arial" w:cs="Arial"/>
            <w:b/>
            <w:sz w:val="20"/>
          </w:rPr>
          <w:t xml:space="preserve"> </w:t>
        </w:r>
      </w:ins>
      <w:del w:id="93" w:author="Brown, Bre" w:date="2026-02-27T13:21:00Z" w16du:dateUtc="2026-02-27T19:21:00Z">
        <w:r w:rsidR="000831AA" w:rsidRPr="000831AA" w:rsidDel="000C22D2">
          <w:rPr>
            <w:rFonts w:ascii="Arial" w:hAnsi="Arial" w:cs="Arial"/>
            <w:bCs/>
            <w:sz w:val="20"/>
          </w:rPr>
          <w:delText>M</w:delText>
        </w:r>
      </w:del>
      <w:ins w:id="94" w:author="Brown, Bre" w:date="2026-02-27T13:21:00Z" w16du:dateUtc="2026-02-27T19:21:00Z">
        <w:r w:rsidR="000C22D2">
          <w:rPr>
            <w:rFonts w:ascii="Arial" w:hAnsi="Arial" w:cs="Arial"/>
            <w:bCs/>
            <w:sz w:val="20"/>
          </w:rPr>
          <w:t>m</w:t>
        </w:r>
      </w:ins>
      <w:r w:rsidR="000831AA" w:rsidRPr="000831AA">
        <w:rPr>
          <w:rFonts w:ascii="Arial" w:hAnsi="Arial" w:cs="Arial"/>
          <w:bCs/>
          <w:sz w:val="20"/>
        </w:rPr>
        <w:t>onument signage</w:t>
      </w:r>
      <w:ins w:id="95" w:author="Brown, Bre" w:date="2026-02-27T13:21:00Z" w16du:dateUtc="2026-02-27T19:21:00Z">
        <w:r w:rsidR="000C22D2">
          <w:rPr>
            <w:rFonts w:ascii="Arial" w:hAnsi="Arial" w:cs="Arial"/>
            <w:bCs/>
            <w:sz w:val="20"/>
          </w:rPr>
          <w:t>, at their sole cost and expense.</w:t>
        </w:r>
      </w:ins>
      <w:del w:id="96" w:author="Brown, Bre" w:date="2026-02-27T13:21:00Z" w16du:dateUtc="2026-02-27T19:21:00Z">
        <w:r w:rsidR="000831AA" w:rsidRPr="000831AA" w:rsidDel="000C22D2">
          <w:rPr>
            <w:rFonts w:ascii="Arial" w:hAnsi="Arial" w:cs="Arial"/>
            <w:bCs/>
            <w:sz w:val="20"/>
          </w:rPr>
          <w:delText xml:space="preserve"> </w:delText>
        </w:r>
      </w:del>
      <w:commentRangeEnd w:id="91"/>
      <w:r w:rsidR="007043DD">
        <w:rPr>
          <w:rStyle w:val="CommentReference"/>
        </w:rPr>
        <w:commentReference w:id="91"/>
      </w:r>
      <w:del w:id="97" w:author="Brown, Bre" w:date="2026-02-27T13:21:00Z" w16du:dateUtc="2026-02-27T19:21:00Z">
        <w:r w:rsidR="000831AA" w:rsidRPr="000831AA" w:rsidDel="000C22D2">
          <w:rPr>
            <w:rFonts w:ascii="Arial" w:hAnsi="Arial" w:cs="Arial"/>
            <w:bCs/>
            <w:sz w:val="20"/>
          </w:rPr>
          <w:delText>is available at $50/month</w:delText>
        </w:r>
      </w:del>
      <w:r w:rsidR="000831AA" w:rsidRPr="000831AA">
        <w:rPr>
          <w:rFonts w:ascii="Arial" w:hAnsi="Arial" w:cs="Arial"/>
          <w:bCs/>
          <w:sz w:val="20"/>
        </w:rPr>
        <w:t>.</w:t>
      </w:r>
    </w:p>
    <w:p w14:paraId="6313A07A" w14:textId="77777777" w:rsidR="000C22D2" w:rsidRDefault="000C22D2" w:rsidP="008830BA">
      <w:pPr>
        <w:ind w:left="3600" w:hanging="3600"/>
        <w:jc w:val="both"/>
        <w:rPr>
          <w:ins w:id="98" w:author="Brown, Bre" w:date="2026-02-27T13:21:00Z" w16du:dateUtc="2026-02-27T19:21:00Z"/>
          <w:rFonts w:ascii="Arial" w:hAnsi="Arial" w:cs="Arial"/>
          <w:b/>
          <w:sz w:val="20"/>
        </w:rPr>
      </w:pPr>
    </w:p>
    <w:p w14:paraId="63A23F6A" w14:textId="1E4EEFE8" w:rsidR="000C22D2" w:rsidRDefault="007E4394" w:rsidP="008830BA">
      <w:pPr>
        <w:ind w:left="3600" w:hanging="3600"/>
        <w:jc w:val="both"/>
        <w:rPr>
          <w:ins w:id="99" w:author="Brown, Bre" w:date="2026-02-27T13:25:00Z" w16du:dateUtc="2026-02-27T19:25:00Z"/>
          <w:rFonts w:ascii="Arial" w:hAnsi="Arial" w:cs="Arial"/>
          <w:bCs/>
          <w:sz w:val="20"/>
        </w:rPr>
      </w:pPr>
      <w:ins w:id="100" w:author="Brown, Bre" w:date="2026-02-27T13:22:00Z" w16du:dateUtc="2026-02-27T19:22:00Z">
        <w:r>
          <w:rPr>
            <w:rFonts w:ascii="Arial" w:hAnsi="Arial" w:cs="Arial"/>
            <w:b/>
            <w:sz w:val="20"/>
          </w:rPr>
          <w:t>RIGHT OF FIRST REFUSAL</w:t>
        </w:r>
      </w:ins>
      <w:ins w:id="101" w:author="Brown, Bre" w:date="2026-02-27T13:21:00Z" w16du:dateUtc="2026-02-27T19:21:00Z">
        <w:r w:rsidR="000C22D2">
          <w:rPr>
            <w:rFonts w:ascii="Arial" w:hAnsi="Arial" w:cs="Arial"/>
            <w:b/>
            <w:sz w:val="20"/>
          </w:rPr>
          <w:t>:</w:t>
        </w:r>
        <w:r w:rsidR="000C22D2">
          <w:rPr>
            <w:rFonts w:ascii="Arial" w:hAnsi="Arial" w:cs="Arial"/>
            <w:b/>
            <w:sz w:val="20"/>
          </w:rPr>
          <w:tab/>
        </w:r>
        <w:r w:rsidR="000C22D2" w:rsidRPr="000C22D2">
          <w:rPr>
            <w:rFonts w:ascii="Arial" w:hAnsi="Arial" w:cs="Arial"/>
            <w:bCs/>
            <w:sz w:val="20"/>
          </w:rPr>
          <w:t>Tenant shall have</w:t>
        </w:r>
        <w:r w:rsidR="000C22D2">
          <w:rPr>
            <w:rFonts w:ascii="Arial" w:hAnsi="Arial" w:cs="Arial"/>
            <w:b/>
            <w:sz w:val="20"/>
          </w:rPr>
          <w:t xml:space="preserve"> </w:t>
        </w:r>
      </w:ins>
      <w:ins w:id="102" w:author="Brown, Bre" w:date="2026-02-27T13:22:00Z" w16du:dateUtc="2026-02-27T19:22:00Z">
        <w:r>
          <w:rPr>
            <w:rFonts w:ascii="Arial" w:hAnsi="Arial" w:cs="Arial"/>
            <w:bCs/>
            <w:sz w:val="20"/>
          </w:rPr>
          <w:t>a</w:t>
        </w:r>
      </w:ins>
      <w:ins w:id="103" w:author="Brown, Bre" w:date="2026-02-27T13:23:00Z" w16du:dateUtc="2026-02-27T19:23:00Z">
        <w:r>
          <w:rPr>
            <w:rFonts w:ascii="Arial" w:hAnsi="Arial" w:cs="Arial"/>
            <w:bCs/>
            <w:sz w:val="20"/>
          </w:rPr>
          <w:t>n on-going</w:t>
        </w:r>
      </w:ins>
      <w:ins w:id="104" w:author="Brown, Bre" w:date="2026-02-27T13:22:00Z" w16du:dateUtc="2026-02-27T19:22:00Z">
        <w:r>
          <w:rPr>
            <w:rFonts w:ascii="Arial" w:hAnsi="Arial" w:cs="Arial"/>
            <w:bCs/>
            <w:sz w:val="20"/>
          </w:rPr>
          <w:t xml:space="preserve"> Right of First Refusal (“ROFR”) on any space that comes available in the Building.</w:t>
        </w:r>
      </w:ins>
    </w:p>
    <w:p w14:paraId="6C16700E" w14:textId="77777777" w:rsidR="0076525E" w:rsidRDefault="0076525E" w:rsidP="008830BA">
      <w:pPr>
        <w:ind w:left="3600" w:hanging="3600"/>
        <w:jc w:val="both"/>
        <w:rPr>
          <w:ins w:id="105" w:author="Brown, Bre" w:date="2026-02-27T13:25:00Z" w16du:dateUtc="2026-02-27T19:25:00Z"/>
          <w:rFonts w:ascii="Arial" w:hAnsi="Arial" w:cs="Arial"/>
          <w:b/>
          <w:sz w:val="20"/>
        </w:rPr>
      </w:pPr>
    </w:p>
    <w:p w14:paraId="63B44AB5" w14:textId="594D8FF1" w:rsidR="0076525E" w:rsidRDefault="0076525E" w:rsidP="008830BA">
      <w:pPr>
        <w:ind w:left="3600" w:hanging="3600"/>
        <w:jc w:val="both"/>
        <w:rPr>
          <w:rFonts w:ascii="Arial" w:hAnsi="Arial" w:cs="Arial"/>
          <w:b/>
          <w:sz w:val="20"/>
        </w:rPr>
      </w:pPr>
      <w:ins w:id="106" w:author="Brown, Bre" w:date="2026-02-27T13:25:00Z" w16du:dateUtc="2026-02-27T19:25:00Z">
        <w:r>
          <w:rPr>
            <w:rFonts w:ascii="Arial" w:hAnsi="Arial" w:cs="Arial"/>
            <w:b/>
            <w:sz w:val="20"/>
          </w:rPr>
          <w:t>RENEWAL OPTION:</w:t>
        </w:r>
        <w:r>
          <w:rPr>
            <w:rFonts w:ascii="Arial" w:hAnsi="Arial" w:cs="Arial"/>
            <w:b/>
            <w:sz w:val="20"/>
          </w:rPr>
          <w:tab/>
        </w:r>
        <w:r w:rsidRPr="000C22D2">
          <w:rPr>
            <w:rFonts w:ascii="Arial" w:hAnsi="Arial" w:cs="Arial"/>
            <w:bCs/>
            <w:sz w:val="20"/>
          </w:rPr>
          <w:t>Tenant</w:t>
        </w:r>
        <w:r>
          <w:rPr>
            <w:rFonts w:ascii="Arial" w:hAnsi="Arial" w:cs="Arial"/>
            <w:bCs/>
            <w:sz w:val="20"/>
          </w:rPr>
          <w:t xml:space="preserve"> shall have the right to renew their Lease</w:t>
        </w:r>
      </w:ins>
      <w:ins w:id="107" w:author="Brown, Bre" w:date="2026-02-27T13:26:00Z" w16du:dateUtc="2026-02-27T19:26:00Z">
        <w:r>
          <w:rPr>
            <w:rFonts w:ascii="Arial" w:hAnsi="Arial" w:cs="Arial"/>
            <w:bCs/>
            <w:sz w:val="20"/>
          </w:rPr>
          <w:t xml:space="preserve"> for a period of five (5) years at Fair Market Value (“FMV”) with nine (9) months written notice.</w:t>
        </w:r>
      </w:ins>
    </w:p>
    <w:p w14:paraId="3AA90D19" w14:textId="77777777" w:rsidR="000831AA" w:rsidRDefault="000831AA" w:rsidP="008830BA">
      <w:pPr>
        <w:ind w:left="3600" w:hanging="3600"/>
        <w:jc w:val="both"/>
        <w:rPr>
          <w:rFonts w:ascii="Arial" w:hAnsi="Arial" w:cs="Arial"/>
          <w:b/>
          <w:sz w:val="20"/>
        </w:rPr>
      </w:pPr>
    </w:p>
    <w:p w14:paraId="2255F603" w14:textId="775C0E6A" w:rsidR="00071C3A" w:rsidRPr="008830BA" w:rsidRDefault="00FA7573" w:rsidP="008830BA">
      <w:pPr>
        <w:ind w:left="3600" w:hanging="3600"/>
        <w:jc w:val="both"/>
        <w:rPr>
          <w:rFonts w:ascii="Arial" w:hAnsi="Arial" w:cs="Arial"/>
          <w:b/>
          <w:sz w:val="20"/>
        </w:rPr>
      </w:pPr>
      <w:r w:rsidRPr="00763978">
        <w:rPr>
          <w:rFonts w:ascii="Arial" w:hAnsi="Arial" w:cs="Arial"/>
          <w:b/>
          <w:sz w:val="20"/>
        </w:rPr>
        <w:t>SECURITY DEPOSIT:</w:t>
      </w:r>
      <w:r w:rsidRPr="00763978">
        <w:rPr>
          <w:rFonts w:ascii="Arial" w:hAnsi="Arial" w:cs="Arial"/>
          <w:b/>
          <w:sz w:val="20"/>
        </w:rPr>
        <w:tab/>
      </w:r>
      <w:r w:rsidR="00EF5C42">
        <w:rPr>
          <w:rFonts w:ascii="Arial" w:hAnsi="Arial" w:cs="Arial"/>
          <w:sz w:val="20"/>
        </w:rPr>
        <w:t>Landlord to retain Tenant’s existing security deposit</w:t>
      </w:r>
      <w:r w:rsidR="006F0B23">
        <w:rPr>
          <w:rFonts w:ascii="Arial" w:hAnsi="Arial" w:cs="Arial"/>
          <w:sz w:val="20"/>
        </w:rPr>
        <w:t xml:space="preserve">. </w:t>
      </w:r>
      <w:ins w:id="108" w:author="Brown, Bre" w:date="2026-02-27T12:49:00Z" w16du:dateUtc="2026-02-27T18:49:00Z">
        <w:r w:rsidR="00A82215">
          <w:rPr>
            <w:rFonts w:ascii="Arial" w:hAnsi="Arial" w:cs="Arial"/>
            <w:sz w:val="20"/>
          </w:rPr>
          <w:t xml:space="preserve">Section 2 of the Master Lease shall be amended such that Tenant’s security deposit will be returned within thirty (30) days of </w:t>
        </w:r>
      </w:ins>
      <w:ins w:id="109" w:author="Brown, Bre" w:date="2026-02-27T12:50:00Z" w16du:dateUtc="2026-02-27T18:50:00Z">
        <w:r w:rsidR="00B64160">
          <w:rPr>
            <w:rFonts w:ascii="Arial" w:hAnsi="Arial" w:cs="Arial"/>
            <w:sz w:val="20"/>
          </w:rPr>
          <w:t>the</w:t>
        </w:r>
      </w:ins>
      <w:ins w:id="110" w:author="Brown, Bre" w:date="2026-02-27T12:51:00Z" w16du:dateUtc="2026-02-27T18:51:00Z">
        <w:r w:rsidR="00967416">
          <w:rPr>
            <w:rFonts w:ascii="Arial" w:hAnsi="Arial" w:cs="Arial"/>
            <w:sz w:val="20"/>
          </w:rPr>
          <w:t xml:space="preserve"> then current</w:t>
        </w:r>
      </w:ins>
      <w:ins w:id="111" w:author="Brown, Bre" w:date="2026-02-27T12:50:00Z" w16du:dateUtc="2026-02-27T18:50:00Z">
        <w:r w:rsidR="00B64160">
          <w:rPr>
            <w:rFonts w:ascii="Arial" w:hAnsi="Arial" w:cs="Arial"/>
            <w:sz w:val="20"/>
          </w:rPr>
          <w:t xml:space="preserve"> </w:t>
        </w:r>
      </w:ins>
      <w:ins w:id="112" w:author="Brown, Bre" w:date="2026-02-27T12:49:00Z" w16du:dateUtc="2026-02-27T18:49:00Z">
        <w:r w:rsidR="00A82215">
          <w:rPr>
            <w:rFonts w:ascii="Arial" w:hAnsi="Arial" w:cs="Arial"/>
            <w:sz w:val="20"/>
          </w:rPr>
          <w:t>Exp</w:t>
        </w:r>
      </w:ins>
      <w:ins w:id="113" w:author="Brown, Bre" w:date="2026-02-27T12:50:00Z" w16du:dateUtc="2026-02-27T18:50:00Z">
        <w:r w:rsidR="00A82215">
          <w:rPr>
            <w:rFonts w:ascii="Arial" w:hAnsi="Arial" w:cs="Arial"/>
            <w:sz w:val="20"/>
          </w:rPr>
          <w:t>iration</w:t>
        </w:r>
        <w:r w:rsidR="00B64160">
          <w:rPr>
            <w:rFonts w:ascii="Arial" w:hAnsi="Arial" w:cs="Arial"/>
            <w:sz w:val="20"/>
          </w:rPr>
          <w:t xml:space="preserve"> Date</w:t>
        </w:r>
        <w:r w:rsidR="00A82215">
          <w:rPr>
            <w:rFonts w:ascii="Arial" w:hAnsi="Arial" w:cs="Arial"/>
            <w:sz w:val="20"/>
          </w:rPr>
          <w:t>.</w:t>
        </w:r>
      </w:ins>
    </w:p>
    <w:p w14:paraId="1A4FCE65" w14:textId="77777777" w:rsidR="00E5394A" w:rsidRDefault="00E5394A" w:rsidP="007D2817">
      <w:pPr>
        <w:ind w:left="3600" w:hanging="3600"/>
        <w:jc w:val="both"/>
        <w:rPr>
          <w:rFonts w:ascii="Arial" w:hAnsi="Arial" w:cs="Arial"/>
          <w:b/>
          <w:sz w:val="20"/>
        </w:rPr>
      </w:pPr>
    </w:p>
    <w:p w14:paraId="51A57653" w14:textId="3B07C493" w:rsidR="0072635C" w:rsidRDefault="0072635C" w:rsidP="007D2817">
      <w:pPr>
        <w:ind w:left="3600" w:hanging="3600"/>
        <w:jc w:val="both"/>
        <w:rPr>
          <w:rFonts w:ascii="Arial" w:hAnsi="Arial" w:cs="Arial"/>
          <w:b/>
          <w:sz w:val="20"/>
        </w:rPr>
      </w:pPr>
      <w:r>
        <w:rPr>
          <w:rFonts w:ascii="Arial" w:hAnsi="Arial" w:cs="Arial"/>
          <w:b/>
          <w:sz w:val="20"/>
        </w:rPr>
        <w:t>COMMISSION:</w:t>
      </w:r>
      <w:r>
        <w:rPr>
          <w:rFonts w:ascii="Arial" w:hAnsi="Arial" w:cs="Arial"/>
          <w:b/>
          <w:sz w:val="20"/>
        </w:rPr>
        <w:tab/>
      </w:r>
      <w:r w:rsidR="008E2EE2">
        <w:rPr>
          <w:rFonts w:ascii="Arial" w:hAnsi="Arial" w:cs="Arial"/>
          <w:bCs/>
          <w:sz w:val="20"/>
        </w:rPr>
        <w:t>JLL</w:t>
      </w:r>
      <w:r w:rsidR="008E2EE2" w:rsidRPr="00215093">
        <w:rPr>
          <w:rFonts w:ascii="Arial" w:hAnsi="Arial" w:cs="Arial"/>
          <w:bCs/>
          <w:sz w:val="20"/>
        </w:rPr>
        <w:t xml:space="preserve"> will be paid a 4%</w:t>
      </w:r>
      <w:r w:rsidR="008E2EE2">
        <w:rPr>
          <w:rFonts w:ascii="Arial" w:hAnsi="Arial" w:cs="Arial"/>
          <w:bCs/>
          <w:sz w:val="20"/>
        </w:rPr>
        <w:t xml:space="preserve"> </w:t>
      </w:r>
      <w:r w:rsidR="008E2EE2" w:rsidRPr="00215093">
        <w:rPr>
          <w:rFonts w:ascii="Arial" w:hAnsi="Arial" w:cs="Arial"/>
          <w:bCs/>
          <w:sz w:val="20"/>
        </w:rPr>
        <w:t>commission on the aggregate revenue per a separate agreement.</w:t>
      </w:r>
    </w:p>
    <w:p w14:paraId="041A2C1A" w14:textId="77777777" w:rsidR="0072635C" w:rsidRDefault="0072635C" w:rsidP="007D2817">
      <w:pPr>
        <w:ind w:left="3600" w:hanging="3600"/>
        <w:jc w:val="both"/>
        <w:rPr>
          <w:rFonts w:ascii="Arial" w:hAnsi="Arial" w:cs="Arial"/>
          <w:b/>
          <w:sz w:val="20"/>
        </w:rPr>
      </w:pPr>
    </w:p>
    <w:p w14:paraId="013A202B" w14:textId="53B93B06" w:rsidR="00236EB5" w:rsidRPr="00763978" w:rsidRDefault="00236EB5" w:rsidP="007D2817">
      <w:pPr>
        <w:ind w:left="3600" w:hanging="3600"/>
        <w:jc w:val="both"/>
        <w:rPr>
          <w:rFonts w:ascii="Arial" w:hAnsi="Arial" w:cs="Arial"/>
          <w:sz w:val="20"/>
        </w:rPr>
      </w:pPr>
      <w:r w:rsidRPr="00763978">
        <w:rPr>
          <w:rFonts w:ascii="Arial" w:hAnsi="Arial" w:cs="Arial"/>
          <w:b/>
          <w:sz w:val="20"/>
        </w:rPr>
        <w:t>ACCEPTANCE:</w:t>
      </w:r>
      <w:r w:rsidRPr="00763978">
        <w:rPr>
          <w:rFonts w:ascii="Arial" w:hAnsi="Arial" w:cs="Arial"/>
          <w:b/>
          <w:sz w:val="20"/>
        </w:rPr>
        <w:tab/>
      </w:r>
      <w:r w:rsidRPr="00763978">
        <w:rPr>
          <w:rFonts w:ascii="Arial" w:hAnsi="Arial" w:cs="Arial"/>
          <w:sz w:val="20"/>
        </w:rPr>
        <w:t>This proposal is not binding on any party hereto and is subject to prior leasing. Landlord reserves the right to change the terms and conditions of this proposal, or withdraw this proposal, at any time.</w:t>
      </w:r>
    </w:p>
    <w:p w14:paraId="2DF0D0DD" w14:textId="77777777" w:rsidR="00236EB5" w:rsidRPr="00763978" w:rsidRDefault="00236EB5" w:rsidP="007D2817">
      <w:pPr>
        <w:jc w:val="both"/>
        <w:rPr>
          <w:rFonts w:ascii="Arial" w:hAnsi="Arial" w:cs="Arial"/>
          <w:sz w:val="20"/>
        </w:rPr>
      </w:pPr>
    </w:p>
    <w:p w14:paraId="0A896D74" w14:textId="74CB15F1" w:rsidR="00236EB5" w:rsidRPr="00763978" w:rsidRDefault="00236EB5" w:rsidP="007D2817">
      <w:pPr>
        <w:jc w:val="both"/>
        <w:rPr>
          <w:rFonts w:ascii="Arial" w:hAnsi="Arial" w:cs="Arial"/>
          <w:sz w:val="20"/>
        </w:rPr>
      </w:pPr>
      <w:r w:rsidRPr="00763978">
        <w:rPr>
          <w:rFonts w:ascii="Arial" w:hAnsi="Arial" w:cs="Arial"/>
          <w:sz w:val="20"/>
        </w:rPr>
        <w:t>We look forward to discussing this proposal with you. This proposal will automatically ex</w:t>
      </w:r>
      <w:r w:rsidR="00C25B0C" w:rsidRPr="00763978">
        <w:rPr>
          <w:rFonts w:ascii="Arial" w:hAnsi="Arial" w:cs="Arial"/>
          <w:sz w:val="20"/>
        </w:rPr>
        <w:t>pire in ten (10) business days.</w:t>
      </w:r>
      <w:r w:rsidRPr="00763978">
        <w:rPr>
          <w:rFonts w:ascii="Arial" w:hAnsi="Arial" w:cs="Arial"/>
          <w:sz w:val="20"/>
        </w:rPr>
        <w:t xml:space="preserve"> If you have any questions, please do not hesitate to</w:t>
      </w:r>
      <w:r w:rsidR="00E126D0" w:rsidRPr="00763978">
        <w:rPr>
          <w:rFonts w:ascii="Arial" w:hAnsi="Arial" w:cs="Arial"/>
          <w:sz w:val="20"/>
        </w:rPr>
        <w:t xml:space="preserve"> call us at (512) </w:t>
      </w:r>
      <w:del w:id="114" w:author="Brown, Bre" w:date="2026-02-27T13:27:00Z" w16du:dateUtc="2026-02-27T19:27:00Z">
        <w:r w:rsidR="00E126D0" w:rsidRPr="00763978" w:rsidDel="00B267D2">
          <w:rPr>
            <w:rFonts w:ascii="Arial" w:hAnsi="Arial" w:cs="Arial"/>
            <w:sz w:val="20"/>
          </w:rPr>
          <w:delText>814-3400</w:delText>
        </w:r>
      </w:del>
      <w:ins w:id="115" w:author="Brown, Bre" w:date="2026-02-27T13:27:00Z" w16du:dateUtc="2026-02-27T19:27:00Z">
        <w:r w:rsidR="00B267D2">
          <w:rPr>
            <w:rFonts w:ascii="Arial" w:hAnsi="Arial" w:cs="Arial"/>
            <w:sz w:val="20"/>
          </w:rPr>
          <w:t>225-2700</w:t>
        </w:r>
      </w:ins>
      <w:r w:rsidR="00E126D0" w:rsidRPr="00763978">
        <w:rPr>
          <w:rFonts w:ascii="Arial" w:hAnsi="Arial" w:cs="Arial"/>
          <w:sz w:val="20"/>
        </w:rPr>
        <w:t>.</w:t>
      </w:r>
    </w:p>
    <w:p w14:paraId="5538BED6" w14:textId="77777777" w:rsidR="00236EB5" w:rsidRPr="00763978" w:rsidRDefault="00236EB5" w:rsidP="007D2817">
      <w:pPr>
        <w:jc w:val="both"/>
        <w:rPr>
          <w:rFonts w:ascii="Arial" w:hAnsi="Arial" w:cs="Arial"/>
          <w:sz w:val="20"/>
        </w:rPr>
      </w:pPr>
    </w:p>
    <w:p w14:paraId="7CFE0911" w14:textId="77777777" w:rsidR="00236EB5" w:rsidRDefault="00E126D0" w:rsidP="007D2817">
      <w:pPr>
        <w:jc w:val="both"/>
        <w:rPr>
          <w:rFonts w:ascii="Arial" w:hAnsi="Arial" w:cs="Arial"/>
          <w:sz w:val="20"/>
        </w:rPr>
      </w:pPr>
      <w:r w:rsidRPr="00763978">
        <w:rPr>
          <w:rFonts w:ascii="Arial" w:hAnsi="Arial" w:cs="Arial"/>
          <w:sz w:val="20"/>
        </w:rPr>
        <w:t>Sincerely,</w:t>
      </w:r>
    </w:p>
    <w:p w14:paraId="38AEDA4C" w14:textId="77777777" w:rsidR="0077790F" w:rsidRDefault="0077790F" w:rsidP="007D2817">
      <w:pPr>
        <w:jc w:val="both"/>
        <w:rPr>
          <w:ins w:id="116" w:author="Brown, Bre" w:date="2026-02-27T13:27:00Z" w16du:dateUtc="2026-02-27T19:27:00Z"/>
          <w:rFonts w:ascii="Arial" w:hAnsi="Arial" w:cs="Arial"/>
          <w:sz w:val="20"/>
        </w:rPr>
      </w:pPr>
    </w:p>
    <w:p w14:paraId="26B43122" w14:textId="77777777" w:rsidR="00B267D2" w:rsidRDefault="00B267D2" w:rsidP="007D2817">
      <w:pPr>
        <w:jc w:val="both"/>
        <w:rPr>
          <w:ins w:id="117" w:author="Brown, Bre" w:date="2026-02-27T13:27:00Z" w16du:dateUtc="2026-02-27T19:27:00Z"/>
          <w:rFonts w:ascii="Arial" w:hAnsi="Arial" w:cs="Arial"/>
          <w:sz w:val="20"/>
        </w:rPr>
      </w:pPr>
    </w:p>
    <w:p w14:paraId="10D182A5" w14:textId="145B0A64" w:rsidR="00B267D2" w:rsidRDefault="00B267D2" w:rsidP="007D2817">
      <w:pPr>
        <w:jc w:val="both"/>
        <w:rPr>
          <w:ins w:id="118" w:author="Brown, Bre" w:date="2026-02-27T13:27:00Z" w16du:dateUtc="2026-02-27T19:27:00Z"/>
          <w:rFonts w:ascii="Arial" w:hAnsi="Arial" w:cs="Arial"/>
          <w:sz w:val="20"/>
        </w:rPr>
      </w:pPr>
      <w:ins w:id="119" w:author="Brown, Bre" w:date="2026-02-27T13:27:00Z" w16du:dateUtc="2026-02-27T19:27:00Z">
        <w:r>
          <w:rPr>
            <w:rFonts w:ascii="Arial" w:hAnsi="Arial" w:cs="Arial"/>
            <w:sz w:val="20"/>
          </w:rPr>
          <w:t>Russell Young</w:t>
        </w:r>
        <w:r>
          <w:rPr>
            <w:rFonts w:ascii="Arial" w:hAnsi="Arial" w:cs="Arial"/>
            <w:sz w:val="20"/>
          </w:rPr>
          <w:tab/>
        </w:r>
        <w:r>
          <w:rPr>
            <w:rFonts w:ascii="Arial" w:hAnsi="Arial" w:cs="Arial"/>
            <w:sz w:val="20"/>
          </w:rPr>
          <w:tab/>
          <w:t>Bre Brown</w:t>
        </w:r>
      </w:ins>
    </w:p>
    <w:p w14:paraId="4BD00665" w14:textId="344B9EF8" w:rsidR="00B267D2" w:rsidRDefault="00B267D2" w:rsidP="007D2817">
      <w:pPr>
        <w:jc w:val="both"/>
        <w:rPr>
          <w:ins w:id="120" w:author="Brown, Bre" w:date="2026-02-27T13:28:00Z" w16du:dateUtc="2026-02-27T19:28:00Z"/>
          <w:rFonts w:ascii="Arial" w:hAnsi="Arial" w:cs="Arial"/>
          <w:sz w:val="20"/>
        </w:rPr>
      </w:pPr>
      <w:ins w:id="121" w:author="Brown, Bre" w:date="2026-02-27T13:28:00Z" w16du:dateUtc="2026-02-27T19:28:00Z">
        <w:r>
          <w:rPr>
            <w:rFonts w:ascii="Arial" w:hAnsi="Arial" w:cs="Arial"/>
            <w:sz w:val="20"/>
          </w:rPr>
          <w:t>JLL</w:t>
        </w:r>
        <w:r>
          <w:rPr>
            <w:rFonts w:ascii="Arial" w:hAnsi="Arial" w:cs="Arial"/>
            <w:sz w:val="20"/>
          </w:rPr>
          <w:tab/>
        </w:r>
        <w:r>
          <w:rPr>
            <w:rFonts w:ascii="Arial" w:hAnsi="Arial" w:cs="Arial"/>
            <w:sz w:val="20"/>
          </w:rPr>
          <w:tab/>
        </w:r>
        <w:r>
          <w:rPr>
            <w:rFonts w:ascii="Arial" w:hAnsi="Arial" w:cs="Arial"/>
            <w:sz w:val="20"/>
          </w:rPr>
          <w:tab/>
          <w:t>JLL</w:t>
        </w:r>
      </w:ins>
    </w:p>
    <w:p w14:paraId="10DF3DB3" w14:textId="77777777" w:rsidR="00B267D2" w:rsidRPr="00763978" w:rsidRDefault="00B267D2" w:rsidP="007D2817">
      <w:pPr>
        <w:jc w:val="both"/>
        <w:rPr>
          <w:rFonts w:ascii="Arial" w:hAnsi="Arial" w:cs="Arial"/>
          <w:sz w:val="20"/>
        </w:rPr>
      </w:pPr>
    </w:p>
    <w:p w14:paraId="26F958AC" w14:textId="6D7E1814" w:rsidR="00236EB5" w:rsidDel="00B267D2" w:rsidRDefault="00A9529F" w:rsidP="007D2817">
      <w:pPr>
        <w:jc w:val="both"/>
        <w:rPr>
          <w:del w:id="122" w:author="Brown, Bre" w:date="2026-02-27T13:27:00Z" w16du:dateUtc="2026-02-27T19:27:00Z"/>
          <w:rFonts w:ascii="Arial" w:hAnsi="Arial" w:cs="Arial"/>
          <w:sz w:val="20"/>
        </w:rPr>
      </w:pPr>
      <w:del w:id="123" w:author="Brown, Bre" w:date="2026-02-27T13:27:00Z" w16du:dateUtc="2026-02-27T19:27:00Z">
        <w:r w:rsidDel="00B267D2">
          <w:rPr>
            <w:rFonts w:ascii="Arial" w:hAnsi="Arial" w:cs="Arial"/>
            <w:sz w:val="20"/>
          </w:rPr>
          <w:delText>Cushman &amp; Wakefield</w:delText>
        </w:r>
      </w:del>
    </w:p>
    <w:p w14:paraId="46CB87C4" w14:textId="196E9873" w:rsidR="0077790F" w:rsidRPr="00763978" w:rsidDel="00B267D2" w:rsidRDefault="0077790F" w:rsidP="007D2817">
      <w:pPr>
        <w:jc w:val="both"/>
        <w:rPr>
          <w:del w:id="124" w:author="Brown, Bre" w:date="2026-02-27T13:27:00Z" w16du:dateUtc="2026-02-27T19:27:00Z"/>
          <w:rFonts w:ascii="Arial" w:hAnsi="Arial" w:cs="Arial"/>
          <w:sz w:val="20"/>
        </w:rPr>
      </w:pPr>
    </w:p>
    <w:p w14:paraId="09243669" w14:textId="7052D1F8" w:rsidR="00F76B18" w:rsidDel="00B267D2" w:rsidRDefault="00F76B18" w:rsidP="00F76B18">
      <w:pPr>
        <w:jc w:val="both"/>
        <w:rPr>
          <w:del w:id="125" w:author="Brown, Bre" w:date="2026-02-27T13:27:00Z" w16du:dateUtc="2026-02-27T19:27:00Z"/>
          <w:rFonts w:ascii="Arial Narrow" w:hAnsi="Arial Narrow" w:cs="Arial"/>
          <w:color w:val="FF0000"/>
          <w:sz w:val="22"/>
          <w:szCs w:val="22"/>
        </w:rPr>
      </w:pPr>
      <w:del w:id="126" w:author="Brown, Bre" w:date="2026-02-27T13:27:00Z" w16du:dateUtc="2026-02-27T19:27:00Z">
        <w:r w:rsidDel="00B267D2">
          <w:rPr>
            <w:rFonts w:ascii="Arial" w:hAnsi="Arial" w:cs="Arial"/>
            <w:b/>
            <w:noProof/>
            <w:sz w:val="20"/>
          </w:rPr>
          <w:drawing>
            <wp:inline distT="0" distB="0" distL="0" distR="0" wp14:anchorId="3644374E" wp14:editId="720A7822">
              <wp:extent cx="1466850" cy="485775"/>
              <wp:effectExtent l="0" t="0" r="0" b="9525"/>
              <wp:docPr id="9" name="Picture 9"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g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66850" cy="485775"/>
                      </a:xfrm>
                      <a:prstGeom prst="rect">
                        <a:avLst/>
                      </a:prstGeom>
                      <a:noFill/>
                      <a:ln>
                        <a:noFill/>
                      </a:ln>
                    </pic:spPr>
                  </pic:pic>
                </a:graphicData>
              </a:graphic>
            </wp:inline>
          </w:drawing>
        </w:r>
        <w:r w:rsidDel="00B267D2">
          <w:rPr>
            <w:rFonts w:ascii="Arial" w:hAnsi="Arial" w:cs="Arial"/>
            <w:sz w:val="20"/>
          </w:rPr>
          <w:tab/>
        </w:r>
        <w:r w:rsidDel="00B267D2">
          <w:rPr>
            <w:rFonts w:ascii="Arial" w:hAnsi="Arial" w:cs="Arial"/>
            <w:sz w:val="20"/>
          </w:rPr>
          <w:tab/>
        </w:r>
        <w:r w:rsidR="00342FF4" w:rsidRPr="00B77A23" w:rsidDel="00B267D2">
          <w:rPr>
            <w:rFonts w:ascii="Arial Narrow" w:hAnsi="Arial Narrow" w:cs="Arial"/>
            <w:noProof/>
            <w:color w:val="FF0000"/>
            <w:sz w:val="22"/>
            <w:szCs w:val="22"/>
          </w:rPr>
          <w:drawing>
            <wp:inline distT="0" distB="0" distL="0" distR="0" wp14:anchorId="5AD85F54" wp14:editId="39CE0ACF">
              <wp:extent cx="901768" cy="501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5511" cy="525984"/>
                      </a:xfrm>
                      <a:prstGeom prst="rect">
                        <a:avLst/>
                      </a:prstGeom>
                      <a:noFill/>
                      <a:ln>
                        <a:noFill/>
                      </a:ln>
                    </pic:spPr>
                  </pic:pic>
                </a:graphicData>
              </a:graphic>
            </wp:inline>
          </w:drawing>
        </w:r>
        <w:r w:rsidDel="00B267D2">
          <w:rPr>
            <w:rFonts w:ascii="Arial Narrow" w:hAnsi="Arial Narrow" w:cs="Arial"/>
            <w:color w:val="FF0000"/>
            <w:sz w:val="22"/>
            <w:szCs w:val="22"/>
          </w:rPr>
          <w:tab/>
        </w:r>
        <w:r w:rsidDel="00B267D2">
          <w:rPr>
            <w:rFonts w:ascii="Arial Narrow" w:hAnsi="Arial Narrow" w:cs="Arial"/>
            <w:color w:val="FF0000"/>
            <w:sz w:val="22"/>
            <w:szCs w:val="22"/>
          </w:rPr>
          <w:tab/>
        </w:r>
        <w:r w:rsidDel="00B267D2">
          <w:rPr>
            <w:rFonts w:ascii="Arial Narrow" w:hAnsi="Arial Narrow" w:cs="Arial"/>
            <w:color w:val="FF0000"/>
            <w:sz w:val="22"/>
            <w:szCs w:val="22"/>
          </w:rPr>
          <w:tab/>
        </w:r>
        <w:r w:rsidDel="00B267D2">
          <w:rPr>
            <w:rFonts w:ascii="Arial Narrow" w:hAnsi="Arial Narrow" w:cs="Arial"/>
            <w:color w:val="FF0000"/>
            <w:sz w:val="22"/>
            <w:szCs w:val="22"/>
          </w:rPr>
          <w:tab/>
        </w:r>
        <w:r w:rsidDel="00B267D2">
          <w:rPr>
            <w:rFonts w:ascii="Arial Narrow" w:hAnsi="Arial Narrow" w:cs="Arial"/>
            <w:color w:val="FF0000"/>
            <w:sz w:val="22"/>
            <w:szCs w:val="22"/>
          </w:rPr>
          <w:tab/>
        </w:r>
      </w:del>
    </w:p>
    <w:p w14:paraId="4D480334" w14:textId="70125D0A" w:rsidR="00F76B18" w:rsidDel="00B267D2" w:rsidRDefault="00F76B18" w:rsidP="00F76B18">
      <w:pPr>
        <w:jc w:val="both"/>
        <w:rPr>
          <w:del w:id="127" w:author="Brown, Bre" w:date="2026-02-27T13:27:00Z" w16du:dateUtc="2026-02-27T19:27:00Z"/>
          <w:rFonts w:ascii="Arial Narrow" w:hAnsi="Arial Narrow" w:cs="Arial"/>
          <w:sz w:val="22"/>
          <w:szCs w:val="22"/>
        </w:rPr>
      </w:pPr>
      <w:del w:id="128" w:author="Brown, Bre" w:date="2026-02-27T13:27:00Z" w16du:dateUtc="2026-02-27T19:27:00Z">
        <w:r w:rsidDel="00B267D2">
          <w:rPr>
            <w:rFonts w:ascii="Arial" w:hAnsi="Arial" w:cs="Arial"/>
            <w:sz w:val="20"/>
          </w:rPr>
          <w:delText>Matt Frizzell</w:delText>
        </w:r>
        <w:r w:rsidDel="00B267D2">
          <w:rPr>
            <w:rFonts w:ascii="Arial" w:hAnsi="Arial" w:cs="Arial"/>
            <w:sz w:val="20"/>
          </w:rPr>
          <w:tab/>
        </w:r>
        <w:r w:rsidDel="00B267D2">
          <w:rPr>
            <w:rFonts w:ascii="Arial" w:hAnsi="Arial" w:cs="Arial"/>
            <w:sz w:val="20"/>
          </w:rPr>
          <w:tab/>
        </w:r>
        <w:r w:rsidDel="00B267D2">
          <w:rPr>
            <w:rFonts w:ascii="Arial" w:hAnsi="Arial" w:cs="Arial"/>
            <w:sz w:val="20"/>
          </w:rPr>
          <w:tab/>
        </w:r>
        <w:r w:rsidDel="00B267D2">
          <w:rPr>
            <w:rFonts w:ascii="Arial" w:hAnsi="Arial" w:cs="Arial"/>
            <w:sz w:val="20"/>
          </w:rPr>
          <w:tab/>
        </w:r>
        <w:r w:rsidR="00BA5251" w:rsidDel="00B267D2">
          <w:rPr>
            <w:rFonts w:ascii="Arial" w:hAnsi="Arial" w:cs="Arial"/>
            <w:sz w:val="20"/>
          </w:rPr>
          <w:delText>Holmes Onwukaife</w:delText>
        </w:r>
        <w:r w:rsidDel="00B267D2">
          <w:rPr>
            <w:rFonts w:ascii="Arial" w:hAnsi="Arial" w:cs="Arial"/>
            <w:sz w:val="20"/>
          </w:rPr>
          <w:tab/>
        </w:r>
        <w:r w:rsidDel="00B267D2">
          <w:rPr>
            <w:rFonts w:ascii="Arial" w:hAnsi="Arial" w:cs="Arial"/>
            <w:sz w:val="20"/>
          </w:rPr>
          <w:tab/>
        </w:r>
        <w:r w:rsidDel="00B267D2">
          <w:rPr>
            <w:rFonts w:ascii="Arial" w:hAnsi="Arial" w:cs="Arial"/>
            <w:sz w:val="20"/>
          </w:rPr>
          <w:tab/>
        </w:r>
        <w:r w:rsidDel="00B267D2">
          <w:rPr>
            <w:rFonts w:ascii="Arial" w:hAnsi="Arial" w:cs="Arial"/>
            <w:sz w:val="20"/>
          </w:rPr>
          <w:tab/>
        </w:r>
      </w:del>
    </w:p>
    <w:p w14:paraId="441AA56E" w14:textId="1CEF161D" w:rsidR="00374274" w:rsidRDefault="00A9529F" w:rsidP="00374274">
      <w:pPr>
        <w:widowControl/>
        <w:tabs>
          <w:tab w:val="left" w:pos="720"/>
          <w:tab w:val="left" w:pos="1440"/>
          <w:tab w:val="left" w:pos="2160"/>
          <w:tab w:val="left" w:pos="2880"/>
          <w:tab w:val="left" w:pos="3600"/>
          <w:tab w:val="left" w:pos="4320"/>
          <w:tab w:val="left" w:pos="4740"/>
        </w:tabs>
        <w:spacing w:after="200" w:line="276" w:lineRule="auto"/>
        <w:jc w:val="both"/>
        <w:rPr>
          <w:rFonts w:ascii="Arial" w:hAnsi="Arial" w:cs="Arial"/>
          <w:sz w:val="20"/>
        </w:rPr>
      </w:pPr>
      <w:del w:id="129" w:author="Brown, Bre" w:date="2026-02-27T13:27:00Z" w16du:dateUtc="2026-02-27T19:27:00Z">
        <w:r w:rsidDel="00B267D2">
          <w:rPr>
            <w:rFonts w:ascii="Arial" w:hAnsi="Arial" w:cs="Arial"/>
            <w:sz w:val="20"/>
          </w:rPr>
          <w:delText>Executive Director</w:delText>
        </w:r>
        <w:r w:rsidR="00F76B18" w:rsidDel="00B267D2">
          <w:rPr>
            <w:rFonts w:ascii="Arial" w:hAnsi="Arial" w:cs="Arial"/>
            <w:sz w:val="20"/>
          </w:rPr>
          <w:tab/>
        </w:r>
        <w:r w:rsidR="00F76B18" w:rsidDel="00B267D2">
          <w:rPr>
            <w:rFonts w:ascii="Arial" w:hAnsi="Arial" w:cs="Arial"/>
            <w:sz w:val="20"/>
          </w:rPr>
          <w:tab/>
        </w:r>
        <w:r w:rsidR="00F76B18" w:rsidDel="00B267D2">
          <w:rPr>
            <w:rFonts w:ascii="Arial" w:hAnsi="Arial" w:cs="Arial"/>
            <w:sz w:val="20"/>
          </w:rPr>
          <w:tab/>
        </w:r>
        <w:r w:rsidR="00BA5251" w:rsidDel="00B267D2">
          <w:rPr>
            <w:rFonts w:ascii="Arial" w:hAnsi="Arial" w:cs="Arial"/>
            <w:sz w:val="20"/>
          </w:rPr>
          <w:delText>Senior Associate</w:delText>
        </w:r>
      </w:del>
    </w:p>
    <w:sectPr w:rsidR="00374274" w:rsidSect="0076525E">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Brown, Bre" w:date="2026-03-02T15:30:00Z" w:initials="BB">
    <w:p w14:paraId="661968FB" w14:textId="77777777" w:rsidR="009B67CC" w:rsidRDefault="009B67CC" w:rsidP="009B67CC">
      <w:pPr>
        <w:pStyle w:val="CommentText"/>
      </w:pPr>
      <w:r>
        <w:rPr>
          <w:rStyle w:val="CommentReference"/>
        </w:rPr>
        <w:annotationRef/>
      </w:r>
      <w:r>
        <w:t>Let’s discuss.</w:t>
      </w:r>
    </w:p>
  </w:comment>
  <w:comment w:id="70" w:author="Brown, Bre" w:date="2026-02-27T12:53:00Z" w:initials="BB">
    <w:p w14:paraId="1C02DF15" w14:textId="77777777" w:rsidR="00724DB7" w:rsidRDefault="004B2E2B" w:rsidP="00724DB7">
      <w:pPr>
        <w:pStyle w:val="CommentText"/>
      </w:pPr>
      <w:r>
        <w:rPr>
          <w:rStyle w:val="CommentReference"/>
        </w:rPr>
        <w:annotationRef/>
      </w:r>
      <w:r w:rsidR="00724DB7">
        <w:t>Oculus had a termination option at year 4 of a 5 year lease in the latest amendment and a 2 year termination option on a 3 year lease in the original lease. Let’s discuss.</w:t>
      </w:r>
    </w:p>
  </w:comment>
  <w:comment w:id="83" w:author="Brown, Bre" w:date="2026-02-27T13:24:00Z" w:initials="BB">
    <w:p w14:paraId="2AC4FD60" w14:textId="77777777" w:rsidR="000E778C" w:rsidRDefault="0058493C" w:rsidP="000E778C">
      <w:pPr>
        <w:pStyle w:val="CommentText"/>
      </w:pPr>
      <w:r>
        <w:rPr>
          <w:rStyle w:val="CommentReference"/>
        </w:rPr>
        <w:annotationRef/>
      </w:r>
      <w:r w:rsidR="000E778C">
        <w:t>Not found, and not addressed:</w:t>
      </w:r>
    </w:p>
    <w:p w14:paraId="62392197" w14:textId="77777777" w:rsidR="000E778C" w:rsidRDefault="000E778C" w:rsidP="000E778C">
      <w:pPr>
        <w:pStyle w:val="CommentText"/>
      </w:pPr>
    </w:p>
    <w:p w14:paraId="44CA9644" w14:textId="77777777" w:rsidR="000E778C" w:rsidRDefault="000E778C" w:rsidP="000E778C">
      <w:pPr>
        <w:pStyle w:val="CommentText"/>
        <w:ind w:left="300"/>
      </w:pPr>
      <w:r>
        <w:t>Standard of care language</w:t>
      </w:r>
    </w:p>
    <w:p w14:paraId="2AF38493" w14:textId="77777777" w:rsidR="000E778C" w:rsidRDefault="000E778C" w:rsidP="000E778C">
      <w:pPr>
        <w:pStyle w:val="CommentText"/>
        <w:ind w:left="300"/>
      </w:pPr>
      <w:r>
        <w:t>SNDA</w:t>
      </w:r>
    </w:p>
    <w:p w14:paraId="39E9D35C" w14:textId="77777777" w:rsidR="000E778C" w:rsidRDefault="000E778C" w:rsidP="000E778C">
      <w:pPr>
        <w:pStyle w:val="CommentText"/>
        <w:ind w:left="300"/>
      </w:pPr>
      <w:r>
        <w:t>Self-help</w:t>
      </w:r>
    </w:p>
  </w:comment>
  <w:comment w:id="91" w:author="Brown, Bre" w:date="2026-03-03T08:14:00Z" w:initials="BB">
    <w:p w14:paraId="01ECE405" w14:textId="311EE7E2" w:rsidR="007043DD" w:rsidRDefault="007043DD">
      <w:pPr>
        <w:pStyle w:val="CommentText"/>
      </w:pPr>
      <w:r>
        <w:rPr>
          <w:rStyle w:val="CommentReference"/>
        </w:rPr>
        <w:annotationRef/>
      </w:r>
      <w:r>
        <w:t>Let’s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968FB" w15:done="0"/>
  <w15:commentEx w15:paraId="1C02DF15" w15:done="0"/>
  <w15:commentEx w15:paraId="39E9D35C" w15:done="0"/>
  <w15:commentEx w15:paraId="01ECE4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043422" w16cex:dateUtc="2026-03-02T21:30:00Z"/>
  <w16cex:commentExtensible w16cex:durableId="6D84AC9B" w16cex:dateUtc="2026-02-27T18:53:00Z"/>
  <w16cex:commentExtensible w16cex:durableId="0E30013A" w16cex:dateUtc="2026-02-27T19:24:00Z"/>
  <w16cex:commentExtensible w16cex:durableId="70BBDA28" w16cex:dateUtc="2026-03-03T1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968FB" w16cid:durableId="0B043422"/>
  <w16cid:commentId w16cid:paraId="1C02DF15" w16cid:durableId="6D84AC9B"/>
  <w16cid:commentId w16cid:paraId="39E9D35C" w16cid:durableId="0E30013A"/>
  <w16cid:commentId w16cid:paraId="01ECE405" w16cid:durableId="70BBDA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0701" w14:textId="77777777" w:rsidR="00917350" w:rsidRDefault="00917350" w:rsidP="006E1451">
      <w:r>
        <w:separator/>
      </w:r>
    </w:p>
  </w:endnote>
  <w:endnote w:type="continuationSeparator" w:id="0">
    <w:p w14:paraId="04EAF55C" w14:textId="77777777" w:rsidR="00917350" w:rsidRDefault="00917350" w:rsidP="006E1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2E93" w14:textId="60020ECF" w:rsidR="006E1451" w:rsidRDefault="00A574F4" w:rsidP="00C25B0C">
    <w:pPr>
      <w:pStyle w:val="Footer"/>
      <w:jc w:val="center"/>
    </w:pPr>
    <w:r>
      <w:rPr>
        <w:rFonts w:ascii="Arial Narrow" w:hAnsi="Arial Narrow"/>
        <w:sz w:val="16"/>
        <w:szCs w:val="16"/>
      </w:rPr>
      <w:t>Cushman &amp; Wakefield</w:t>
    </w:r>
    <w:r w:rsidR="006E1451" w:rsidRPr="006E1451">
      <w:rPr>
        <w:rFonts w:ascii="Arial Narrow" w:hAnsi="Arial Narrow"/>
        <w:sz w:val="16"/>
        <w:szCs w:val="16"/>
      </w:rPr>
      <w:t xml:space="preserve"> I </w:t>
    </w:r>
    <w:r w:rsidR="00BA5251">
      <w:rPr>
        <w:rFonts w:ascii="Arial Narrow" w:hAnsi="Arial Narrow"/>
        <w:sz w:val="16"/>
        <w:szCs w:val="16"/>
      </w:rPr>
      <w:t xml:space="preserve">405 Colorado </w:t>
    </w:r>
    <w:r w:rsidR="006E1451" w:rsidRPr="006E1451">
      <w:rPr>
        <w:rFonts w:ascii="Arial Narrow" w:hAnsi="Arial Narrow"/>
        <w:sz w:val="16"/>
        <w:szCs w:val="16"/>
      </w:rPr>
      <w:t xml:space="preserve">I Suite </w:t>
    </w:r>
    <w:r w:rsidR="00BA5251">
      <w:rPr>
        <w:rFonts w:ascii="Arial Narrow" w:hAnsi="Arial Narrow"/>
        <w:sz w:val="16"/>
        <w:szCs w:val="16"/>
      </w:rPr>
      <w:t>2</w:t>
    </w:r>
    <w:r w:rsidR="00F2369B">
      <w:rPr>
        <w:rFonts w:ascii="Arial Narrow" w:hAnsi="Arial Narrow"/>
        <w:sz w:val="16"/>
        <w:szCs w:val="16"/>
      </w:rPr>
      <w:t>300</w:t>
    </w:r>
    <w:r w:rsidR="0077790F">
      <w:rPr>
        <w:rFonts w:ascii="Arial Narrow" w:hAnsi="Arial Narrow"/>
        <w:sz w:val="16"/>
        <w:szCs w:val="16"/>
      </w:rPr>
      <w:t xml:space="preserve"> I Austin, </w:t>
    </w:r>
    <w:r w:rsidR="008159E6">
      <w:rPr>
        <w:rFonts w:ascii="Arial Narrow" w:hAnsi="Arial Narrow"/>
        <w:sz w:val="16"/>
        <w:szCs w:val="16"/>
      </w:rPr>
      <w:t>Texas 787</w:t>
    </w:r>
    <w:r w:rsidR="00F2369B">
      <w:rPr>
        <w:rFonts w:ascii="Arial Narrow" w:hAnsi="Arial Narrow"/>
        <w:sz w:val="16"/>
        <w:szCs w:val="16"/>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692B5" w14:textId="77777777" w:rsidR="00917350" w:rsidRDefault="00917350" w:rsidP="006E1451">
      <w:r>
        <w:separator/>
      </w:r>
    </w:p>
  </w:footnote>
  <w:footnote w:type="continuationSeparator" w:id="0">
    <w:p w14:paraId="66595CE5" w14:textId="77777777" w:rsidR="00917350" w:rsidRDefault="00917350" w:rsidP="006E1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6CA1387"/>
    <w:multiLevelType w:val="hybridMultilevel"/>
    <w:tmpl w:val="9C54DF68"/>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 w15:restartNumberingAfterBreak="0">
    <w:nsid w:val="0F572068"/>
    <w:multiLevelType w:val="hybridMultilevel"/>
    <w:tmpl w:val="F8A69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01EA2"/>
    <w:multiLevelType w:val="hybridMultilevel"/>
    <w:tmpl w:val="F7F890F4"/>
    <w:lvl w:ilvl="0" w:tplc="EF94B30E">
      <w:start w:val="1300"/>
      <w:numFmt w:val="bullet"/>
      <w:lvlText w:val=""/>
      <w:lvlJc w:val="left"/>
      <w:pPr>
        <w:ind w:left="3960" w:hanging="360"/>
      </w:pPr>
      <w:rPr>
        <w:rFonts w:ascii="Symbol" w:eastAsia="Times New Roman" w:hAnsi="Symbol" w:cs="Arial"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15:restartNumberingAfterBreak="0">
    <w:nsid w:val="1AF61788"/>
    <w:multiLevelType w:val="hybridMultilevel"/>
    <w:tmpl w:val="FD7C2D0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5" w15:restartNumberingAfterBreak="0">
    <w:nsid w:val="1DC12DA0"/>
    <w:multiLevelType w:val="hybridMultilevel"/>
    <w:tmpl w:val="36047FD6"/>
    <w:lvl w:ilvl="0" w:tplc="E9C260AC">
      <w:start w:val="5301"/>
      <w:numFmt w:val="bullet"/>
      <w:lvlText w:val="-"/>
      <w:lvlJc w:val="left"/>
      <w:pPr>
        <w:ind w:left="3960" w:hanging="360"/>
      </w:pPr>
      <w:rPr>
        <w:rFonts w:ascii="Arial" w:eastAsia="Times New Roman"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32A2D2C"/>
    <w:multiLevelType w:val="hybridMultilevel"/>
    <w:tmpl w:val="1E1C77AE"/>
    <w:lvl w:ilvl="0" w:tplc="5EECDDDE">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 w15:restartNumberingAfterBreak="0">
    <w:nsid w:val="25711B61"/>
    <w:multiLevelType w:val="hybridMultilevel"/>
    <w:tmpl w:val="39828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3D0945"/>
    <w:multiLevelType w:val="hybridMultilevel"/>
    <w:tmpl w:val="1AA0BB00"/>
    <w:lvl w:ilvl="0" w:tplc="3240316A">
      <w:start w:val="1"/>
      <w:numFmt w:val="decimal"/>
      <w:lvlText w:val="%1."/>
      <w:lvlJc w:val="left"/>
      <w:pPr>
        <w:ind w:left="3960" w:hanging="360"/>
      </w:pPr>
      <w:rPr>
        <w:rFonts w:hint="default"/>
        <w:b/>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9" w15:restartNumberingAfterBreak="0">
    <w:nsid w:val="3C0A0CEC"/>
    <w:multiLevelType w:val="hybridMultilevel"/>
    <w:tmpl w:val="B8728DC4"/>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0" w15:restartNumberingAfterBreak="0">
    <w:nsid w:val="3FEC7E39"/>
    <w:multiLevelType w:val="hybridMultilevel"/>
    <w:tmpl w:val="2FA2B6C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1" w15:restartNumberingAfterBreak="0">
    <w:nsid w:val="50D42D97"/>
    <w:multiLevelType w:val="hybridMultilevel"/>
    <w:tmpl w:val="9B06DA70"/>
    <w:lvl w:ilvl="0" w:tplc="8376E71C">
      <w:start w:val="1"/>
      <w:numFmt w:val="decimal"/>
      <w:lvlText w:val="%1."/>
      <w:lvlJc w:val="left"/>
      <w:pPr>
        <w:ind w:left="3960" w:hanging="360"/>
      </w:pPr>
      <w:rPr>
        <w:rFonts w:hint="default"/>
        <w:b/>
      </w:r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2" w15:restartNumberingAfterBreak="0">
    <w:nsid w:val="77C93CD6"/>
    <w:multiLevelType w:val="hybridMultilevel"/>
    <w:tmpl w:val="4F68C34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16cid:durableId="964117670">
    <w:abstractNumId w:val="3"/>
  </w:num>
  <w:num w:numId="2" w16cid:durableId="2092696739">
    <w:abstractNumId w:val="8"/>
  </w:num>
  <w:num w:numId="3" w16cid:durableId="54160561">
    <w:abstractNumId w:val="11"/>
  </w:num>
  <w:num w:numId="4" w16cid:durableId="328101040">
    <w:abstractNumId w:val="6"/>
  </w:num>
  <w:num w:numId="5" w16cid:durableId="946429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184650">
    <w:abstractNumId w:val="2"/>
  </w:num>
  <w:num w:numId="7" w16cid:durableId="1594436453">
    <w:abstractNumId w:val="7"/>
  </w:num>
  <w:num w:numId="8" w16cid:durableId="1078165242">
    <w:abstractNumId w:val="1"/>
  </w:num>
  <w:num w:numId="9" w16cid:durableId="429550491">
    <w:abstractNumId w:val="5"/>
  </w:num>
  <w:num w:numId="10" w16cid:durableId="1633632920">
    <w:abstractNumId w:val="12"/>
  </w:num>
  <w:num w:numId="11" w16cid:durableId="533083237">
    <w:abstractNumId w:val="10"/>
  </w:num>
  <w:num w:numId="12" w16cid:durableId="985276308">
    <w:abstractNumId w:val="4"/>
  </w:num>
  <w:num w:numId="13" w16cid:durableId="58406991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own, Bre">
    <w15:presenceInfo w15:providerId="AD" w15:userId="S::Bre.Brown@am.jll.com::b652e109-5161-41da-9339-2ad9db2b92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FDF"/>
    <w:rsid w:val="00017448"/>
    <w:rsid w:val="00017CCA"/>
    <w:rsid w:val="000275FD"/>
    <w:rsid w:val="00036C8F"/>
    <w:rsid w:val="000409DC"/>
    <w:rsid w:val="000443E7"/>
    <w:rsid w:val="000537E1"/>
    <w:rsid w:val="00055336"/>
    <w:rsid w:val="00061E24"/>
    <w:rsid w:val="000674D6"/>
    <w:rsid w:val="00071C3A"/>
    <w:rsid w:val="0007382D"/>
    <w:rsid w:val="000831AA"/>
    <w:rsid w:val="000856BE"/>
    <w:rsid w:val="00090163"/>
    <w:rsid w:val="00097D6A"/>
    <w:rsid w:val="000A3A1C"/>
    <w:rsid w:val="000A6439"/>
    <w:rsid w:val="000B01E7"/>
    <w:rsid w:val="000B5DC5"/>
    <w:rsid w:val="000C22D2"/>
    <w:rsid w:val="000C6CFA"/>
    <w:rsid w:val="000D0136"/>
    <w:rsid w:val="000D2DC7"/>
    <w:rsid w:val="000D53D7"/>
    <w:rsid w:val="000D6CDC"/>
    <w:rsid w:val="000E778C"/>
    <w:rsid w:val="001077D0"/>
    <w:rsid w:val="0011157F"/>
    <w:rsid w:val="00120145"/>
    <w:rsid w:val="00126C6B"/>
    <w:rsid w:val="00126F3A"/>
    <w:rsid w:val="00127DC6"/>
    <w:rsid w:val="00150ED2"/>
    <w:rsid w:val="001766AF"/>
    <w:rsid w:val="001800FD"/>
    <w:rsid w:val="0019242F"/>
    <w:rsid w:val="001A25F8"/>
    <w:rsid w:val="001A30CF"/>
    <w:rsid w:val="001B6DD1"/>
    <w:rsid w:val="001D3991"/>
    <w:rsid w:val="001F5FE0"/>
    <w:rsid w:val="00206265"/>
    <w:rsid w:val="00210ED3"/>
    <w:rsid w:val="002117C3"/>
    <w:rsid w:val="00212EFF"/>
    <w:rsid w:val="00230671"/>
    <w:rsid w:val="00231246"/>
    <w:rsid w:val="00231F16"/>
    <w:rsid w:val="002335C3"/>
    <w:rsid w:val="00234429"/>
    <w:rsid w:val="00236129"/>
    <w:rsid w:val="00236EB5"/>
    <w:rsid w:val="0023730F"/>
    <w:rsid w:val="0024512C"/>
    <w:rsid w:val="002503E9"/>
    <w:rsid w:val="002514B0"/>
    <w:rsid w:val="002566F2"/>
    <w:rsid w:val="0025678E"/>
    <w:rsid w:val="0026344C"/>
    <w:rsid w:val="00270FD1"/>
    <w:rsid w:val="00290877"/>
    <w:rsid w:val="0029257A"/>
    <w:rsid w:val="002A6D3C"/>
    <w:rsid w:val="002A7171"/>
    <w:rsid w:val="002C10B8"/>
    <w:rsid w:val="002C4565"/>
    <w:rsid w:val="002E08F2"/>
    <w:rsid w:val="002E6369"/>
    <w:rsid w:val="002E7CD5"/>
    <w:rsid w:val="002F4B3A"/>
    <w:rsid w:val="0030254E"/>
    <w:rsid w:val="00316080"/>
    <w:rsid w:val="0031703D"/>
    <w:rsid w:val="00322600"/>
    <w:rsid w:val="00331A4D"/>
    <w:rsid w:val="00335C47"/>
    <w:rsid w:val="00337679"/>
    <w:rsid w:val="00337BBF"/>
    <w:rsid w:val="00342FF4"/>
    <w:rsid w:val="00343320"/>
    <w:rsid w:val="003666A3"/>
    <w:rsid w:val="00374274"/>
    <w:rsid w:val="0037509A"/>
    <w:rsid w:val="00377CDE"/>
    <w:rsid w:val="00382F00"/>
    <w:rsid w:val="00386A1D"/>
    <w:rsid w:val="00393BF7"/>
    <w:rsid w:val="003A1253"/>
    <w:rsid w:val="003A7EB0"/>
    <w:rsid w:val="003C76EB"/>
    <w:rsid w:val="003D156D"/>
    <w:rsid w:val="003E3AB1"/>
    <w:rsid w:val="003F25AE"/>
    <w:rsid w:val="00410804"/>
    <w:rsid w:val="004211C1"/>
    <w:rsid w:val="0044640E"/>
    <w:rsid w:val="004535FF"/>
    <w:rsid w:val="00470BF3"/>
    <w:rsid w:val="0047639A"/>
    <w:rsid w:val="00477DD4"/>
    <w:rsid w:val="004B2E2B"/>
    <w:rsid w:val="004B4D6E"/>
    <w:rsid w:val="004D0D63"/>
    <w:rsid w:val="004E133B"/>
    <w:rsid w:val="0050348E"/>
    <w:rsid w:val="005034A8"/>
    <w:rsid w:val="00510AA2"/>
    <w:rsid w:val="005166AF"/>
    <w:rsid w:val="005224F3"/>
    <w:rsid w:val="005227E2"/>
    <w:rsid w:val="00524979"/>
    <w:rsid w:val="00531F6E"/>
    <w:rsid w:val="005339B3"/>
    <w:rsid w:val="00537A12"/>
    <w:rsid w:val="00551599"/>
    <w:rsid w:val="00561DE1"/>
    <w:rsid w:val="00572E3C"/>
    <w:rsid w:val="00575646"/>
    <w:rsid w:val="0057729E"/>
    <w:rsid w:val="0058493C"/>
    <w:rsid w:val="00594635"/>
    <w:rsid w:val="005A046C"/>
    <w:rsid w:val="005A2391"/>
    <w:rsid w:val="005C2368"/>
    <w:rsid w:val="005C3456"/>
    <w:rsid w:val="005D36DA"/>
    <w:rsid w:val="005D67A9"/>
    <w:rsid w:val="005E10FF"/>
    <w:rsid w:val="005E2817"/>
    <w:rsid w:val="005E40EC"/>
    <w:rsid w:val="005E4FDF"/>
    <w:rsid w:val="005F233E"/>
    <w:rsid w:val="005F323D"/>
    <w:rsid w:val="005F559A"/>
    <w:rsid w:val="006039DD"/>
    <w:rsid w:val="006148A5"/>
    <w:rsid w:val="00614D92"/>
    <w:rsid w:val="00637CA1"/>
    <w:rsid w:val="00637F63"/>
    <w:rsid w:val="00647445"/>
    <w:rsid w:val="006524F4"/>
    <w:rsid w:val="006544B6"/>
    <w:rsid w:val="0066347A"/>
    <w:rsid w:val="00667386"/>
    <w:rsid w:val="00696DCE"/>
    <w:rsid w:val="006A1832"/>
    <w:rsid w:val="006B059F"/>
    <w:rsid w:val="006B50A6"/>
    <w:rsid w:val="006B5B51"/>
    <w:rsid w:val="006B5D85"/>
    <w:rsid w:val="006C2E6C"/>
    <w:rsid w:val="006C6EE7"/>
    <w:rsid w:val="006D60EB"/>
    <w:rsid w:val="006E1451"/>
    <w:rsid w:val="006E1768"/>
    <w:rsid w:val="006E339E"/>
    <w:rsid w:val="006F0B23"/>
    <w:rsid w:val="006F666F"/>
    <w:rsid w:val="007043DD"/>
    <w:rsid w:val="007112A1"/>
    <w:rsid w:val="00724833"/>
    <w:rsid w:val="00724DB7"/>
    <w:rsid w:val="0072635C"/>
    <w:rsid w:val="0072725E"/>
    <w:rsid w:val="00734DF5"/>
    <w:rsid w:val="007358D5"/>
    <w:rsid w:val="00737B40"/>
    <w:rsid w:val="0074180B"/>
    <w:rsid w:val="00750025"/>
    <w:rsid w:val="00756120"/>
    <w:rsid w:val="00763978"/>
    <w:rsid w:val="0076525E"/>
    <w:rsid w:val="0077790F"/>
    <w:rsid w:val="00782EA2"/>
    <w:rsid w:val="00797D1A"/>
    <w:rsid w:val="007A2C82"/>
    <w:rsid w:val="007A3F5B"/>
    <w:rsid w:val="007A69B9"/>
    <w:rsid w:val="007B64A3"/>
    <w:rsid w:val="007C1702"/>
    <w:rsid w:val="007D2817"/>
    <w:rsid w:val="007D4854"/>
    <w:rsid w:val="007D5705"/>
    <w:rsid w:val="007E4394"/>
    <w:rsid w:val="007E71EF"/>
    <w:rsid w:val="00801736"/>
    <w:rsid w:val="0081286F"/>
    <w:rsid w:val="008135B4"/>
    <w:rsid w:val="00813CCE"/>
    <w:rsid w:val="00815037"/>
    <w:rsid w:val="008159E6"/>
    <w:rsid w:val="00822918"/>
    <w:rsid w:val="00823A7D"/>
    <w:rsid w:val="00833C0A"/>
    <w:rsid w:val="00837B8E"/>
    <w:rsid w:val="00844F8D"/>
    <w:rsid w:val="00847D33"/>
    <w:rsid w:val="00861F05"/>
    <w:rsid w:val="008830BA"/>
    <w:rsid w:val="0088401C"/>
    <w:rsid w:val="00887DE0"/>
    <w:rsid w:val="00891DAE"/>
    <w:rsid w:val="0089666B"/>
    <w:rsid w:val="00897054"/>
    <w:rsid w:val="008A36F8"/>
    <w:rsid w:val="008A5010"/>
    <w:rsid w:val="008B1AE1"/>
    <w:rsid w:val="008D3456"/>
    <w:rsid w:val="008E0EE5"/>
    <w:rsid w:val="008E2EE2"/>
    <w:rsid w:val="008E5C4F"/>
    <w:rsid w:val="008F17D1"/>
    <w:rsid w:val="008F609C"/>
    <w:rsid w:val="008F6E92"/>
    <w:rsid w:val="008F7179"/>
    <w:rsid w:val="00911512"/>
    <w:rsid w:val="00917350"/>
    <w:rsid w:val="00924248"/>
    <w:rsid w:val="00927CE5"/>
    <w:rsid w:val="00932B22"/>
    <w:rsid w:val="00933D71"/>
    <w:rsid w:val="00943D2D"/>
    <w:rsid w:val="00945F74"/>
    <w:rsid w:val="00946C5F"/>
    <w:rsid w:val="00960F57"/>
    <w:rsid w:val="009614B3"/>
    <w:rsid w:val="00965A3F"/>
    <w:rsid w:val="00967416"/>
    <w:rsid w:val="00976CB9"/>
    <w:rsid w:val="00977A58"/>
    <w:rsid w:val="009867E0"/>
    <w:rsid w:val="00993BF0"/>
    <w:rsid w:val="009A48EA"/>
    <w:rsid w:val="009B67CC"/>
    <w:rsid w:val="009B7D41"/>
    <w:rsid w:val="009E7237"/>
    <w:rsid w:val="009F3308"/>
    <w:rsid w:val="00A04034"/>
    <w:rsid w:val="00A3205D"/>
    <w:rsid w:val="00A45D4F"/>
    <w:rsid w:val="00A574F4"/>
    <w:rsid w:val="00A62698"/>
    <w:rsid w:val="00A821F6"/>
    <w:rsid w:val="00A82215"/>
    <w:rsid w:val="00A84A32"/>
    <w:rsid w:val="00A9529F"/>
    <w:rsid w:val="00AA68CA"/>
    <w:rsid w:val="00AB107F"/>
    <w:rsid w:val="00AB5D00"/>
    <w:rsid w:val="00AE6B6F"/>
    <w:rsid w:val="00AF0747"/>
    <w:rsid w:val="00AF2F3B"/>
    <w:rsid w:val="00AF3A9F"/>
    <w:rsid w:val="00AF5D4B"/>
    <w:rsid w:val="00B005FE"/>
    <w:rsid w:val="00B16E4E"/>
    <w:rsid w:val="00B23DC4"/>
    <w:rsid w:val="00B25140"/>
    <w:rsid w:val="00B251C4"/>
    <w:rsid w:val="00B25BA3"/>
    <w:rsid w:val="00B267D2"/>
    <w:rsid w:val="00B312FB"/>
    <w:rsid w:val="00B3250B"/>
    <w:rsid w:val="00B417D1"/>
    <w:rsid w:val="00B44260"/>
    <w:rsid w:val="00B47130"/>
    <w:rsid w:val="00B50F8C"/>
    <w:rsid w:val="00B60878"/>
    <w:rsid w:val="00B64160"/>
    <w:rsid w:val="00B73BC9"/>
    <w:rsid w:val="00B74832"/>
    <w:rsid w:val="00B7772A"/>
    <w:rsid w:val="00B94615"/>
    <w:rsid w:val="00BA4CB1"/>
    <w:rsid w:val="00BA5251"/>
    <w:rsid w:val="00BA5807"/>
    <w:rsid w:val="00BA6420"/>
    <w:rsid w:val="00BB5C2F"/>
    <w:rsid w:val="00BB6730"/>
    <w:rsid w:val="00BC3139"/>
    <w:rsid w:val="00BC3C12"/>
    <w:rsid w:val="00BE46EC"/>
    <w:rsid w:val="00BE481D"/>
    <w:rsid w:val="00C05A98"/>
    <w:rsid w:val="00C06DC5"/>
    <w:rsid w:val="00C24A00"/>
    <w:rsid w:val="00C25B0C"/>
    <w:rsid w:val="00C32F49"/>
    <w:rsid w:val="00C345ED"/>
    <w:rsid w:val="00C37965"/>
    <w:rsid w:val="00C63B43"/>
    <w:rsid w:val="00C65FD7"/>
    <w:rsid w:val="00C733E0"/>
    <w:rsid w:val="00C811BA"/>
    <w:rsid w:val="00C813EB"/>
    <w:rsid w:val="00C9504C"/>
    <w:rsid w:val="00C95419"/>
    <w:rsid w:val="00C97599"/>
    <w:rsid w:val="00CA0CA6"/>
    <w:rsid w:val="00CC05FA"/>
    <w:rsid w:val="00CD7C63"/>
    <w:rsid w:val="00CE17D4"/>
    <w:rsid w:val="00CE3B14"/>
    <w:rsid w:val="00CF31FE"/>
    <w:rsid w:val="00CF6AE1"/>
    <w:rsid w:val="00D01C84"/>
    <w:rsid w:val="00D01E45"/>
    <w:rsid w:val="00D05632"/>
    <w:rsid w:val="00D05A3D"/>
    <w:rsid w:val="00D26691"/>
    <w:rsid w:val="00D360BD"/>
    <w:rsid w:val="00D45D9E"/>
    <w:rsid w:val="00D8020C"/>
    <w:rsid w:val="00D8370C"/>
    <w:rsid w:val="00D8695A"/>
    <w:rsid w:val="00D96299"/>
    <w:rsid w:val="00DA26AA"/>
    <w:rsid w:val="00DB6018"/>
    <w:rsid w:val="00DC770F"/>
    <w:rsid w:val="00DD0782"/>
    <w:rsid w:val="00DD73D9"/>
    <w:rsid w:val="00DE30E9"/>
    <w:rsid w:val="00DF0C10"/>
    <w:rsid w:val="00E0431F"/>
    <w:rsid w:val="00E126D0"/>
    <w:rsid w:val="00E138B1"/>
    <w:rsid w:val="00E20C18"/>
    <w:rsid w:val="00E2794F"/>
    <w:rsid w:val="00E31285"/>
    <w:rsid w:val="00E377AB"/>
    <w:rsid w:val="00E37A38"/>
    <w:rsid w:val="00E5394A"/>
    <w:rsid w:val="00E65CEC"/>
    <w:rsid w:val="00E667D7"/>
    <w:rsid w:val="00E768B9"/>
    <w:rsid w:val="00E77400"/>
    <w:rsid w:val="00E822DE"/>
    <w:rsid w:val="00E8423C"/>
    <w:rsid w:val="00E91ABD"/>
    <w:rsid w:val="00EB201A"/>
    <w:rsid w:val="00EB2F31"/>
    <w:rsid w:val="00EF3664"/>
    <w:rsid w:val="00EF4F14"/>
    <w:rsid w:val="00EF5C42"/>
    <w:rsid w:val="00EF6526"/>
    <w:rsid w:val="00F0373B"/>
    <w:rsid w:val="00F2369B"/>
    <w:rsid w:val="00F23EBE"/>
    <w:rsid w:val="00F24C99"/>
    <w:rsid w:val="00F31B00"/>
    <w:rsid w:val="00F36B2C"/>
    <w:rsid w:val="00F40068"/>
    <w:rsid w:val="00F40662"/>
    <w:rsid w:val="00F41E42"/>
    <w:rsid w:val="00F44F8F"/>
    <w:rsid w:val="00F53C2F"/>
    <w:rsid w:val="00F65167"/>
    <w:rsid w:val="00F76B18"/>
    <w:rsid w:val="00F82448"/>
    <w:rsid w:val="00F831A2"/>
    <w:rsid w:val="00F876D1"/>
    <w:rsid w:val="00FA3B59"/>
    <w:rsid w:val="00FA7573"/>
    <w:rsid w:val="00FC0F03"/>
    <w:rsid w:val="00FC776C"/>
    <w:rsid w:val="00FE387B"/>
    <w:rsid w:val="00FE6666"/>
    <w:rsid w:val="00FF55F9"/>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0E5AD9"/>
  <w15:docId w15:val="{81BFD2C0-D861-4133-A13C-7A0AEC62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5FE"/>
    <w:pPr>
      <w:widowControl w:val="0"/>
      <w:spacing w:after="0" w:line="240" w:lineRule="auto"/>
    </w:pPr>
    <w:rPr>
      <w:rFonts w:ascii="Times New Roman" w:eastAsia="Times New Roman" w:hAnsi="Times New Roman" w:cs="Times New Roman"/>
      <w:snapToGrid w:val="0"/>
      <w:sz w:val="24"/>
      <w:szCs w:val="20"/>
    </w:rPr>
  </w:style>
  <w:style w:type="paragraph" w:styleId="Heading3">
    <w:name w:val="heading 3"/>
    <w:basedOn w:val="Normal"/>
    <w:next w:val="Normal"/>
    <w:link w:val="Heading3Char"/>
    <w:qFormat/>
    <w:rsid w:val="00017448"/>
    <w:pPr>
      <w:keepNext/>
      <w:jc w:val="both"/>
      <w:outlineLvl w:val="2"/>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rsid w:val="005E4FDF"/>
    <w:pPr>
      <w:widowControl/>
    </w:pPr>
    <w:rPr>
      <w:snapToGrid/>
      <w:szCs w:val="24"/>
    </w:rPr>
  </w:style>
  <w:style w:type="character" w:styleId="Hyperlink">
    <w:name w:val="Hyperlink"/>
    <w:basedOn w:val="DefaultParagraphFont"/>
    <w:uiPriority w:val="99"/>
    <w:unhideWhenUsed/>
    <w:rsid w:val="005E4FDF"/>
    <w:rPr>
      <w:color w:val="0000FF" w:themeColor="hyperlink"/>
      <w:u w:val="single"/>
    </w:rPr>
  </w:style>
  <w:style w:type="paragraph" w:styleId="BodyTextIndent">
    <w:name w:val="Body Text Indent"/>
    <w:basedOn w:val="Normal"/>
    <w:link w:val="BodyTextIndentChar"/>
    <w:uiPriority w:val="99"/>
    <w:semiHidden/>
    <w:unhideWhenUsed/>
    <w:rsid w:val="000B01E7"/>
    <w:pPr>
      <w:spacing w:after="120"/>
      <w:ind w:left="360"/>
    </w:pPr>
  </w:style>
  <w:style w:type="character" w:customStyle="1" w:styleId="BodyTextIndentChar">
    <w:name w:val="Body Text Indent Char"/>
    <w:basedOn w:val="DefaultParagraphFont"/>
    <w:link w:val="BodyTextIndent"/>
    <w:uiPriority w:val="99"/>
    <w:semiHidden/>
    <w:rsid w:val="000B01E7"/>
    <w:rPr>
      <w:rFonts w:ascii="Times New Roman" w:eastAsia="Times New Roman" w:hAnsi="Times New Roman" w:cs="Times New Roman"/>
      <w:snapToGrid w:val="0"/>
      <w:sz w:val="24"/>
      <w:szCs w:val="20"/>
    </w:rPr>
  </w:style>
  <w:style w:type="paragraph" w:styleId="BalloonText">
    <w:name w:val="Balloon Text"/>
    <w:basedOn w:val="Normal"/>
    <w:link w:val="BalloonTextChar"/>
    <w:uiPriority w:val="99"/>
    <w:semiHidden/>
    <w:unhideWhenUsed/>
    <w:rsid w:val="002566F2"/>
    <w:rPr>
      <w:rFonts w:ascii="Tahoma" w:hAnsi="Tahoma" w:cs="Tahoma"/>
      <w:sz w:val="16"/>
      <w:szCs w:val="16"/>
    </w:rPr>
  </w:style>
  <w:style w:type="character" w:customStyle="1" w:styleId="BalloonTextChar">
    <w:name w:val="Balloon Text Char"/>
    <w:basedOn w:val="DefaultParagraphFont"/>
    <w:link w:val="BalloonText"/>
    <w:uiPriority w:val="99"/>
    <w:semiHidden/>
    <w:rsid w:val="002566F2"/>
    <w:rPr>
      <w:rFonts w:ascii="Tahoma" w:eastAsia="Times New Roman" w:hAnsi="Tahoma" w:cs="Tahoma"/>
      <w:snapToGrid w:val="0"/>
      <w:sz w:val="16"/>
      <w:szCs w:val="16"/>
    </w:rPr>
  </w:style>
  <w:style w:type="paragraph" w:styleId="Header">
    <w:name w:val="header"/>
    <w:basedOn w:val="Normal"/>
    <w:link w:val="HeaderChar"/>
    <w:uiPriority w:val="99"/>
    <w:unhideWhenUsed/>
    <w:rsid w:val="006E1451"/>
    <w:pPr>
      <w:tabs>
        <w:tab w:val="center" w:pos="4680"/>
        <w:tab w:val="right" w:pos="9360"/>
      </w:tabs>
    </w:pPr>
  </w:style>
  <w:style w:type="character" w:customStyle="1" w:styleId="HeaderChar">
    <w:name w:val="Header Char"/>
    <w:basedOn w:val="DefaultParagraphFont"/>
    <w:link w:val="Header"/>
    <w:uiPriority w:val="99"/>
    <w:rsid w:val="006E1451"/>
    <w:rPr>
      <w:rFonts w:ascii="Times New Roman" w:eastAsia="Times New Roman" w:hAnsi="Times New Roman" w:cs="Times New Roman"/>
      <w:snapToGrid w:val="0"/>
      <w:sz w:val="24"/>
      <w:szCs w:val="20"/>
    </w:rPr>
  </w:style>
  <w:style w:type="paragraph" w:styleId="Footer">
    <w:name w:val="footer"/>
    <w:basedOn w:val="Normal"/>
    <w:link w:val="FooterChar"/>
    <w:uiPriority w:val="99"/>
    <w:unhideWhenUsed/>
    <w:rsid w:val="006E1451"/>
    <w:pPr>
      <w:tabs>
        <w:tab w:val="center" w:pos="4680"/>
        <w:tab w:val="right" w:pos="9360"/>
      </w:tabs>
    </w:pPr>
  </w:style>
  <w:style w:type="character" w:customStyle="1" w:styleId="FooterChar">
    <w:name w:val="Footer Char"/>
    <w:basedOn w:val="DefaultParagraphFont"/>
    <w:link w:val="Footer"/>
    <w:uiPriority w:val="99"/>
    <w:rsid w:val="006E1451"/>
    <w:rPr>
      <w:rFonts w:ascii="Times New Roman" w:eastAsia="Times New Roman" w:hAnsi="Times New Roman" w:cs="Times New Roman"/>
      <w:snapToGrid w:val="0"/>
      <w:sz w:val="24"/>
      <w:szCs w:val="20"/>
    </w:rPr>
  </w:style>
  <w:style w:type="paragraph" w:styleId="ListParagraph">
    <w:name w:val="List Paragraph"/>
    <w:basedOn w:val="Normal"/>
    <w:uiPriority w:val="34"/>
    <w:qFormat/>
    <w:rsid w:val="00531F6E"/>
    <w:pPr>
      <w:ind w:left="720"/>
      <w:contextualSpacing/>
    </w:pPr>
  </w:style>
  <w:style w:type="character" w:customStyle="1" w:styleId="Heading3Char">
    <w:name w:val="Heading 3 Char"/>
    <w:basedOn w:val="DefaultParagraphFont"/>
    <w:link w:val="Heading3"/>
    <w:rsid w:val="00017448"/>
    <w:rPr>
      <w:rFonts w:ascii="Times New Roman" w:eastAsia="Times New Roman" w:hAnsi="Times New Roman" w:cs="Times New Roman"/>
      <w:b/>
      <w:snapToGrid w:val="0"/>
      <w:sz w:val="20"/>
      <w:szCs w:val="20"/>
    </w:rPr>
  </w:style>
  <w:style w:type="paragraph" w:styleId="Revision">
    <w:name w:val="Revision"/>
    <w:hidden/>
    <w:uiPriority w:val="99"/>
    <w:semiHidden/>
    <w:rsid w:val="00DD73D9"/>
    <w:pPr>
      <w:spacing w:after="0" w:line="240" w:lineRule="auto"/>
    </w:pPr>
    <w:rPr>
      <w:rFonts w:ascii="Times New Roman" w:eastAsia="Times New Roman" w:hAnsi="Times New Roman" w:cs="Times New Roman"/>
      <w:snapToGrid w:val="0"/>
      <w:sz w:val="24"/>
      <w:szCs w:val="20"/>
    </w:rPr>
  </w:style>
  <w:style w:type="character" w:styleId="CommentReference">
    <w:name w:val="annotation reference"/>
    <w:basedOn w:val="DefaultParagraphFont"/>
    <w:uiPriority w:val="99"/>
    <w:semiHidden/>
    <w:unhideWhenUsed/>
    <w:rsid w:val="004B2E2B"/>
    <w:rPr>
      <w:sz w:val="16"/>
      <w:szCs w:val="16"/>
    </w:rPr>
  </w:style>
  <w:style w:type="paragraph" w:styleId="CommentText">
    <w:name w:val="annotation text"/>
    <w:basedOn w:val="Normal"/>
    <w:link w:val="CommentTextChar"/>
    <w:uiPriority w:val="99"/>
    <w:unhideWhenUsed/>
    <w:rsid w:val="004B2E2B"/>
    <w:rPr>
      <w:sz w:val="20"/>
    </w:rPr>
  </w:style>
  <w:style w:type="character" w:customStyle="1" w:styleId="CommentTextChar">
    <w:name w:val="Comment Text Char"/>
    <w:basedOn w:val="DefaultParagraphFont"/>
    <w:link w:val="CommentText"/>
    <w:uiPriority w:val="99"/>
    <w:rsid w:val="004B2E2B"/>
    <w:rPr>
      <w:rFonts w:ascii="Times New Roman" w:eastAsia="Times New Roman" w:hAnsi="Times New Roman"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4B2E2B"/>
    <w:rPr>
      <w:b/>
      <w:bCs/>
    </w:rPr>
  </w:style>
  <w:style w:type="character" w:customStyle="1" w:styleId="CommentSubjectChar">
    <w:name w:val="Comment Subject Char"/>
    <w:basedOn w:val="CommentTextChar"/>
    <w:link w:val="CommentSubject"/>
    <w:uiPriority w:val="99"/>
    <w:semiHidden/>
    <w:rsid w:val="004B2E2B"/>
    <w:rPr>
      <w:rFonts w:ascii="Times New Roman" w:eastAsia="Times New Roman" w:hAnsi="Times New Roman" w:cs="Times New Roman"/>
      <w:b/>
      <w:bCs/>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05857">
      <w:bodyDiv w:val="1"/>
      <w:marLeft w:val="0"/>
      <w:marRight w:val="0"/>
      <w:marTop w:val="0"/>
      <w:marBottom w:val="0"/>
      <w:divBdr>
        <w:top w:val="none" w:sz="0" w:space="0" w:color="auto"/>
        <w:left w:val="none" w:sz="0" w:space="0" w:color="auto"/>
        <w:bottom w:val="none" w:sz="0" w:space="0" w:color="auto"/>
        <w:right w:val="none" w:sz="0" w:space="0" w:color="auto"/>
      </w:divBdr>
    </w:div>
    <w:div w:id="407966493">
      <w:bodyDiv w:val="1"/>
      <w:marLeft w:val="0"/>
      <w:marRight w:val="0"/>
      <w:marTop w:val="0"/>
      <w:marBottom w:val="0"/>
      <w:divBdr>
        <w:top w:val="none" w:sz="0" w:space="0" w:color="auto"/>
        <w:left w:val="none" w:sz="0" w:space="0" w:color="auto"/>
        <w:bottom w:val="none" w:sz="0" w:space="0" w:color="auto"/>
        <w:right w:val="none" w:sz="0" w:space="0" w:color="auto"/>
      </w:divBdr>
    </w:div>
    <w:div w:id="724841959">
      <w:bodyDiv w:val="1"/>
      <w:marLeft w:val="0"/>
      <w:marRight w:val="0"/>
      <w:marTop w:val="0"/>
      <w:marBottom w:val="0"/>
      <w:divBdr>
        <w:top w:val="none" w:sz="0" w:space="0" w:color="auto"/>
        <w:left w:val="none" w:sz="0" w:space="0" w:color="auto"/>
        <w:bottom w:val="none" w:sz="0" w:space="0" w:color="auto"/>
        <w:right w:val="none" w:sz="0" w:space="0" w:color="auto"/>
      </w:divBdr>
    </w:div>
    <w:div w:id="996223440">
      <w:bodyDiv w:val="1"/>
      <w:marLeft w:val="0"/>
      <w:marRight w:val="0"/>
      <w:marTop w:val="0"/>
      <w:marBottom w:val="0"/>
      <w:divBdr>
        <w:top w:val="none" w:sz="0" w:space="0" w:color="auto"/>
        <w:left w:val="none" w:sz="0" w:space="0" w:color="auto"/>
        <w:bottom w:val="none" w:sz="0" w:space="0" w:color="auto"/>
        <w:right w:val="none" w:sz="0" w:space="0" w:color="auto"/>
      </w:divBdr>
    </w:div>
    <w:div w:id="999388806">
      <w:bodyDiv w:val="1"/>
      <w:marLeft w:val="0"/>
      <w:marRight w:val="0"/>
      <w:marTop w:val="0"/>
      <w:marBottom w:val="0"/>
      <w:divBdr>
        <w:top w:val="none" w:sz="0" w:space="0" w:color="auto"/>
        <w:left w:val="none" w:sz="0" w:space="0" w:color="auto"/>
        <w:bottom w:val="none" w:sz="0" w:space="0" w:color="auto"/>
        <w:right w:val="none" w:sz="0" w:space="0" w:color="auto"/>
      </w:divBdr>
    </w:div>
    <w:div w:id="1196695173">
      <w:bodyDiv w:val="1"/>
      <w:marLeft w:val="0"/>
      <w:marRight w:val="0"/>
      <w:marTop w:val="0"/>
      <w:marBottom w:val="0"/>
      <w:divBdr>
        <w:top w:val="none" w:sz="0" w:space="0" w:color="auto"/>
        <w:left w:val="none" w:sz="0" w:space="0" w:color="auto"/>
        <w:bottom w:val="none" w:sz="0" w:space="0" w:color="auto"/>
        <w:right w:val="none" w:sz="0" w:space="0" w:color="auto"/>
      </w:divBdr>
    </w:div>
    <w:div w:id="187931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DAAAE60A0544B951BB5DAB6DDB485" ma:contentTypeVersion="22" ma:contentTypeDescription="Create a new document." ma:contentTypeScope="" ma:versionID="14ab08595d78d08a96024f4c63561850">
  <xsd:schema xmlns:xsd="http://www.w3.org/2001/XMLSchema" xmlns:xs="http://www.w3.org/2001/XMLSchema" xmlns:p="http://schemas.microsoft.com/office/2006/metadata/properties" xmlns:ns2="7db33a77-367e-4064-8dcb-a1f54ef8828f" xmlns:ns3="dca38104-d74f-4ef4-9cf2-8880c0bc586a" targetNamespace="http://schemas.microsoft.com/office/2006/metadata/properties" ma:root="true" ma:fieldsID="584535e0102b8117200ce4a847e379a5" ns2:_="" ns3:_="">
    <xsd:import namespace="7db33a77-367e-4064-8dcb-a1f54ef8828f"/>
    <xsd:import namespace="dca38104-d74f-4ef4-9cf2-8880c0bc58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element ref="ns2:TaxCatchAll" minOccurs="0"/>
                <xsd:element ref="ns3:lcf76f155ced4ddcb4097134ff3c332f" minOccurs="0"/>
                <xsd:element ref="ns3:_Flow_SignoffStatus" minOccurs="0"/>
                <xsd:element ref="ns3:MediaServiceObjectDetectorVersions" minOccurs="0"/>
                <xsd:element ref="ns3:Dat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b33a77-367e-4064-8dcb-a1f54ef882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b24fc54-6486-4650-b286-8c4c330191b6}" ma:internalName="TaxCatchAll" ma:showField="CatchAllData" ma:web="7db33a77-367e-4064-8dcb-a1f54ef8828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ca38104-d74f-4ef4-9cf2-8880c0bc586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ae13d7f-ecf8-4f55-952b-8942762ab4ad"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Date" ma:index="26" nillable="true" ma:displayName="Date" ma:format="DateOnly" ma:internalName="Dat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a38104-d74f-4ef4-9cf2-8880c0bc586a">
      <Terms xmlns="http://schemas.microsoft.com/office/infopath/2007/PartnerControls"/>
    </lcf76f155ced4ddcb4097134ff3c332f>
    <TaxCatchAll xmlns="7db33a77-367e-4064-8dcb-a1f54ef8828f" xsi:nil="true"/>
    <Date xmlns="dca38104-d74f-4ef4-9cf2-8880c0bc586a" xsi:nil="true"/>
    <_Flow_SignoffStatus xmlns="dca38104-d74f-4ef4-9cf2-8880c0bc586a" xsi:nil="true"/>
  </documentManagement>
</p:properties>
</file>

<file path=customXml/itemProps1.xml><?xml version="1.0" encoding="utf-8"?>
<ds:datastoreItem xmlns:ds="http://schemas.openxmlformats.org/officeDocument/2006/customXml" ds:itemID="{DDFB88ED-E5C4-49F7-95A8-988119881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b33a77-367e-4064-8dcb-a1f54ef8828f"/>
    <ds:schemaRef ds:uri="dca38104-d74f-4ef4-9cf2-8880c0bc5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CF78B8-1438-4B68-BB13-D317DCCFA9D2}">
  <ds:schemaRefs>
    <ds:schemaRef ds:uri="http://schemas.openxmlformats.org/officeDocument/2006/bibliography"/>
  </ds:schemaRefs>
</ds:datastoreItem>
</file>

<file path=customXml/itemProps3.xml><?xml version="1.0" encoding="utf-8"?>
<ds:datastoreItem xmlns:ds="http://schemas.openxmlformats.org/officeDocument/2006/customXml" ds:itemID="{DA0DA5CE-6908-4E9F-8F79-C2F262C91FDC}">
  <ds:schemaRefs>
    <ds:schemaRef ds:uri="http://schemas.microsoft.com/sharepoint/v3/contenttype/forms"/>
  </ds:schemaRefs>
</ds:datastoreItem>
</file>

<file path=customXml/itemProps4.xml><?xml version="1.0" encoding="utf-8"?>
<ds:datastoreItem xmlns:ds="http://schemas.openxmlformats.org/officeDocument/2006/customXml" ds:itemID="{DB400C0A-1BA4-4471-B73B-FBB5727C9B50}">
  <ds:schemaRefs>
    <ds:schemaRef ds:uri="http://purl.org/dc/terms/"/>
    <ds:schemaRef ds:uri="7db33a77-367e-4064-8dcb-a1f54ef8828f"/>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dca38104-d74f-4ef4-9cf2-8880c0bc586a"/>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906</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mfrizzell</dc:creator>
  <cp:lastModifiedBy>Brown, Bre</cp:lastModifiedBy>
  <cp:revision>3</cp:revision>
  <cp:lastPrinted>2019-08-19T16:51:00Z</cp:lastPrinted>
  <dcterms:created xsi:type="dcterms:W3CDTF">2026-03-03T14:15:00Z</dcterms:created>
  <dcterms:modified xsi:type="dcterms:W3CDTF">2026-03-03T14:15:00Z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ead291392cc843b9b086c96d7e4e285dff431add3af8f931300ea1867b7ccb83</vt:lpwstr>
  </property>
  <property fmtid="{D5CDD505-2E9C-101B-9397-08002B2CF9AE}" pid="3" name="ContentTypeId">
    <vt:lpwstr>0x010100107DAAAE60A0544B951BB5DAB6DDB485</vt:lpwstr>
  </property>
  <property fmtid="{D5CDD505-2E9C-101B-9397-08002B2CF9AE}" pid="4" name="Order">
    <vt:r8>100</vt:r8>
  </property>
  <property fmtid="{D5CDD505-2E9C-101B-9397-08002B2CF9AE}" pid="5" name="MediaServiceImageTags">
    <vt:lpwstr/>
  </property>
</Properties>
</file>