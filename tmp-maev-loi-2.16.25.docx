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7FEC" w14:textId="77777777" w:rsidR="007E17A4" w:rsidRDefault="00267DD7" w:rsidP="00F73C08">
      <w:pPr>
        <w:pStyle w:val="CoverPage"/>
      </w:pPr>
      <w:bookmarkStart w:id="0" w:name="OLE_LINK1"/>
      <w:bookmarkStart w:id="1" w:name="OLE_LINK2"/>
      <w:r>
        <w:rPr>
          <w:i/>
          <w:noProof/>
        </w:rPr>
        <w:drawing>
          <wp:inline distT="0" distB="0" distL="0" distR="0" wp14:anchorId="30B2C6EC" wp14:editId="55860E6B">
            <wp:extent cx="4575048" cy="777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astbound_Logo_Primary_Filled_Navy_RGB (00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5048" cy="777240"/>
                    </a:xfrm>
                    <a:prstGeom prst="rect">
                      <a:avLst/>
                    </a:prstGeom>
                  </pic:spPr>
                </pic:pic>
              </a:graphicData>
            </a:graphic>
          </wp:inline>
        </w:drawing>
      </w:r>
      <w:r w:rsidR="0031711F">
        <w:t xml:space="preserve"> </w:t>
      </w:r>
    </w:p>
    <w:p w14:paraId="0B885662" w14:textId="77777777" w:rsidR="0029437F" w:rsidRDefault="0029437F" w:rsidP="00F73C08">
      <w:pPr>
        <w:pStyle w:val="CoverPage"/>
      </w:pPr>
      <w:r>
        <w:t>LEASE PROPOSAL</w:t>
      </w:r>
    </w:p>
    <w:p w14:paraId="08669252" w14:textId="77777777" w:rsidR="0029437F" w:rsidRDefault="0029437F" w:rsidP="00F73C08">
      <w:pPr>
        <w:pStyle w:val="CoverPage"/>
      </w:pPr>
    </w:p>
    <w:p w14:paraId="6208076A" w14:textId="77777777" w:rsidR="0029437F" w:rsidRDefault="0029437F" w:rsidP="00F73C08">
      <w:pPr>
        <w:pStyle w:val="CoverPage"/>
      </w:pPr>
      <w:r>
        <w:t>PREPARED FOR</w:t>
      </w:r>
    </w:p>
    <w:p w14:paraId="69114D1D" w14:textId="77777777" w:rsidR="0029437F" w:rsidRDefault="0029437F" w:rsidP="00F73C08">
      <w:pPr>
        <w:pStyle w:val="CoverPage"/>
      </w:pPr>
    </w:p>
    <w:p w14:paraId="57C8490B" w14:textId="730A73DB" w:rsidR="0029437F" w:rsidRDefault="00E137E1" w:rsidP="00F73C08">
      <w:pPr>
        <w:pStyle w:val="CoverPage"/>
      </w:pPr>
      <w:r>
        <w:t>Maev</w:t>
      </w:r>
    </w:p>
    <w:p w14:paraId="39A72056" w14:textId="77777777" w:rsidR="0029437F" w:rsidRDefault="0029437F" w:rsidP="00F73C08">
      <w:pPr>
        <w:pStyle w:val="CoverPage"/>
      </w:pPr>
    </w:p>
    <w:p w14:paraId="5B9047F3" w14:textId="77777777" w:rsidR="0029437F" w:rsidRDefault="0029437F" w:rsidP="00F73C08">
      <w:pPr>
        <w:pStyle w:val="CoverPage"/>
      </w:pPr>
    </w:p>
    <w:p w14:paraId="492524C5" w14:textId="77777777" w:rsidR="0029437F" w:rsidRDefault="0029437F" w:rsidP="00F73C08">
      <w:pPr>
        <w:pStyle w:val="CoverPage"/>
      </w:pPr>
    </w:p>
    <w:p w14:paraId="31007E32" w14:textId="77777777" w:rsidR="0029437F" w:rsidRDefault="0029437F" w:rsidP="00F73C08">
      <w:pPr>
        <w:pStyle w:val="CoverPage"/>
      </w:pPr>
    </w:p>
    <w:p w14:paraId="7AF61BD4" w14:textId="77777777" w:rsidR="0029437F" w:rsidRDefault="0029437F" w:rsidP="00F73C08">
      <w:pPr>
        <w:pStyle w:val="CoverPage"/>
      </w:pPr>
    </w:p>
    <w:p w14:paraId="4E9681C9" w14:textId="77777777" w:rsidR="0029437F" w:rsidRDefault="00945612" w:rsidP="00F73C08">
      <w:pPr>
        <w:pStyle w:val="CoverPage"/>
      </w:pPr>
      <w:r>
        <w:t>EASTBOUND</w:t>
      </w:r>
    </w:p>
    <w:p w14:paraId="7EFDD9E7" w14:textId="77777777" w:rsidR="0029437F" w:rsidRDefault="0029437F" w:rsidP="00F73C08">
      <w:pPr>
        <w:pStyle w:val="CoverPage"/>
      </w:pPr>
    </w:p>
    <w:p w14:paraId="6B9D639C" w14:textId="77777777" w:rsidR="0029437F" w:rsidRDefault="00F73C08" w:rsidP="00F73C08">
      <w:pPr>
        <w:pStyle w:val="CoverPage"/>
      </w:pPr>
      <w:r>
        <w:t>AND</w:t>
      </w:r>
    </w:p>
    <w:p w14:paraId="100338B5" w14:textId="77777777" w:rsidR="0031711F" w:rsidRDefault="0031711F" w:rsidP="00F73C08">
      <w:pPr>
        <w:pStyle w:val="CoverPage"/>
      </w:pPr>
    </w:p>
    <w:p w14:paraId="66A333EB" w14:textId="77777777" w:rsidR="00F73C08" w:rsidRPr="0031711F" w:rsidRDefault="0031711F" w:rsidP="0031711F">
      <w:pPr>
        <w:pStyle w:val="BodyTextNoSpace"/>
        <w:jc w:val="center"/>
        <w:rPr>
          <w:b/>
          <w:bCs/>
        </w:rPr>
      </w:pPr>
      <w:r w:rsidRPr="0031711F">
        <w:rPr>
          <w:b/>
          <w:bCs/>
        </w:rPr>
        <w:t>LINCOLN PROPERTY COMPANY</w:t>
      </w:r>
    </w:p>
    <w:p w14:paraId="1E0BB91B" w14:textId="77777777" w:rsidR="00945612" w:rsidRDefault="00945612" w:rsidP="00F73C08">
      <w:pPr>
        <w:pStyle w:val="BodyTextNoSpace"/>
      </w:pPr>
    </w:p>
    <w:p w14:paraId="42C90884" w14:textId="77777777" w:rsidR="00945612" w:rsidRDefault="00945612" w:rsidP="00F73C08">
      <w:pPr>
        <w:pStyle w:val="BodyTextNoSpace"/>
        <w:sectPr w:rsidR="00945612" w:rsidSect="00F704EF">
          <w:footerReference w:type="default" r:id="rId11"/>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vAlign w:val="center"/>
          <w:docGrid w:linePitch="360"/>
        </w:sectPr>
      </w:pPr>
    </w:p>
    <w:p w14:paraId="1DCC5541" w14:textId="459E072E" w:rsidR="00E405CD" w:rsidDel="00934088" w:rsidRDefault="00E405CD" w:rsidP="00BA1E54">
      <w:pPr>
        <w:spacing w:after="0"/>
        <w:ind w:left="2880" w:hanging="2880"/>
        <w:rPr>
          <w:ins w:id="2" w:author="Gholston, Luke" w:date="2026-02-16T14:12:00Z" w16du:dateUtc="2026-02-16T20:12:00Z"/>
          <w:del w:id="3" w:author="Trish Williams" w:date="2026-02-18T08:24:00Z" w16du:dateUtc="2026-02-18T14:24:00Z"/>
          <w:rFonts w:asciiTheme="majorHAnsi" w:hAnsiTheme="majorHAnsi" w:cs="Times New Roman"/>
          <w:color w:val="000000"/>
          <w:sz w:val="20"/>
          <w:szCs w:val="20"/>
        </w:rPr>
      </w:pPr>
      <w:bookmarkStart w:id="4" w:name="_DV_M14"/>
      <w:bookmarkEnd w:id="0"/>
      <w:bookmarkEnd w:id="1"/>
      <w:bookmarkEnd w:id="4"/>
      <w:ins w:id="5" w:author="Gholston, Luke" w:date="2026-02-16T14:12:00Z" w16du:dateUtc="2026-02-16T20:12:00Z">
        <w:del w:id="6" w:author="Trish Williams" w:date="2026-02-18T08:24:00Z" w16du:dateUtc="2026-02-18T14:24:00Z">
          <w:r w:rsidDel="00934088">
            <w:rPr>
              <w:rFonts w:asciiTheme="majorHAnsi" w:hAnsiTheme="majorHAnsi" w:cs="Times New Roman"/>
              <w:color w:val="000000"/>
              <w:sz w:val="20"/>
              <w:szCs w:val="20"/>
            </w:rPr>
            <w:lastRenderedPageBreak/>
            <w:delText xml:space="preserve">February 16, 2026 </w:delText>
          </w:r>
        </w:del>
      </w:ins>
      <w:ins w:id="7" w:author="Gholston, Luke" w:date="2026-02-16T17:31:00Z" w16du:dateUtc="2026-02-16T23:31:00Z">
        <w:del w:id="8" w:author="Trish Williams" w:date="2026-02-18T08:24:00Z" w16du:dateUtc="2026-02-18T14:24:00Z">
          <w:r w:rsidR="00681920" w:rsidDel="00934088">
            <w:rPr>
              <w:rFonts w:asciiTheme="majorHAnsi" w:hAnsiTheme="majorHAnsi" w:cs="Times New Roman"/>
              <w:color w:val="000000"/>
              <w:sz w:val="20"/>
              <w:szCs w:val="20"/>
            </w:rPr>
            <w:delText>–</w:delText>
          </w:r>
        </w:del>
      </w:ins>
      <w:ins w:id="9" w:author="Gholston, Luke" w:date="2026-02-16T14:12:00Z" w16du:dateUtc="2026-02-16T20:12:00Z">
        <w:del w:id="10" w:author="Trish Williams" w:date="2026-02-18T08:24:00Z" w16du:dateUtc="2026-02-18T14:24:00Z">
          <w:r w:rsidDel="00934088">
            <w:rPr>
              <w:rFonts w:asciiTheme="majorHAnsi" w:hAnsiTheme="majorHAnsi" w:cs="Times New Roman"/>
              <w:color w:val="000000"/>
              <w:sz w:val="20"/>
              <w:szCs w:val="20"/>
            </w:rPr>
            <w:delText xml:space="preserve"> </w:delText>
          </w:r>
        </w:del>
      </w:ins>
      <w:ins w:id="11" w:author="Gholston, Luke" w:date="2026-02-16T17:31:00Z" w16du:dateUtc="2026-02-16T23:31:00Z">
        <w:del w:id="12" w:author="Trish Williams" w:date="2026-02-18T08:24:00Z" w16du:dateUtc="2026-02-18T14:24:00Z">
          <w:r w:rsidR="00681920" w:rsidDel="00934088">
            <w:rPr>
              <w:rFonts w:asciiTheme="majorHAnsi" w:hAnsiTheme="majorHAnsi" w:cs="Times New Roman"/>
              <w:color w:val="000000"/>
              <w:sz w:val="20"/>
              <w:szCs w:val="20"/>
            </w:rPr>
            <w:delText>Letter of Intent</w:delText>
          </w:r>
        </w:del>
      </w:ins>
    </w:p>
    <w:p w14:paraId="2C8F580F" w14:textId="4C3163BE" w:rsidR="00E91AC2" w:rsidDel="00BD39CC" w:rsidRDefault="00E56D47" w:rsidP="00BA1E54">
      <w:pPr>
        <w:spacing w:after="0"/>
        <w:ind w:left="2880" w:hanging="2880"/>
        <w:rPr>
          <w:del w:id="13" w:author="Gholston, Luke" w:date="2026-02-16T14:12:00Z" w16du:dateUtc="2026-02-16T20:12:00Z"/>
          <w:rFonts w:asciiTheme="majorHAnsi" w:hAnsiTheme="majorHAnsi" w:cs="Times New Roman"/>
          <w:color w:val="000000"/>
          <w:sz w:val="20"/>
          <w:szCs w:val="20"/>
        </w:rPr>
      </w:pPr>
      <w:del w:id="14" w:author="Gholston, Luke" w:date="2026-02-16T14:12:00Z" w16du:dateUtc="2026-02-16T20:12:00Z">
        <w:r w:rsidDel="00BD39CC">
          <w:rPr>
            <w:rFonts w:asciiTheme="majorHAnsi" w:hAnsiTheme="majorHAnsi" w:cs="Times New Roman"/>
            <w:color w:val="000000"/>
            <w:sz w:val="20"/>
            <w:szCs w:val="20"/>
          </w:rPr>
          <w:delText>February 10, 2026</w:delText>
        </w:r>
        <w:r w:rsidR="00F105F6" w:rsidDel="00BD39CC">
          <w:rPr>
            <w:rFonts w:asciiTheme="majorHAnsi" w:hAnsiTheme="majorHAnsi" w:cs="Times New Roman"/>
            <w:color w:val="000000"/>
            <w:sz w:val="20"/>
            <w:szCs w:val="20"/>
          </w:rPr>
          <w:delText xml:space="preserve"> – Tenant Response</w:delText>
        </w:r>
        <w:r w:rsidR="00B95423" w:rsidDel="00BD39CC">
          <w:rPr>
            <w:rFonts w:asciiTheme="majorHAnsi" w:hAnsiTheme="majorHAnsi" w:cs="Times New Roman"/>
            <w:color w:val="000000"/>
            <w:sz w:val="20"/>
            <w:szCs w:val="20"/>
          </w:rPr>
          <w:delText>\</w:delText>
        </w:r>
      </w:del>
    </w:p>
    <w:p w14:paraId="0F68B530" w14:textId="0AB91003" w:rsidR="00B95423" w:rsidDel="00934088" w:rsidRDefault="00B95423" w:rsidP="00BA1E54">
      <w:pPr>
        <w:spacing w:after="0"/>
        <w:ind w:left="2880" w:hanging="2880"/>
        <w:rPr>
          <w:del w:id="15" w:author="Gholston, Luke" w:date="2026-02-16T14:12:00Z" w16du:dateUtc="2026-02-16T20:12:00Z"/>
          <w:rFonts w:asciiTheme="majorHAnsi" w:hAnsiTheme="majorHAnsi" w:cs="Times New Roman"/>
          <w:color w:val="000000"/>
          <w:sz w:val="20"/>
          <w:szCs w:val="20"/>
        </w:rPr>
      </w:pPr>
      <w:del w:id="16" w:author="Gholston, Luke" w:date="2026-02-16T14:12:00Z" w16du:dateUtc="2026-02-16T20:12:00Z">
        <w:r w:rsidDel="00BD39CC">
          <w:rPr>
            <w:rFonts w:asciiTheme="majorHAnsi" w:hAnsiTheme="majorHAnsi" w:cs="Times New Roman"/>
            <w:color w:val="000000"/>
            <w:sz w:val="20"/>
            <w:szCs w:val="20"/>
          </w:rPr>
          <w:delText>February 16, 2026 – Landlord Response</w:delText>
        </w:r>
      </w:del>
    </w:p>
    <w:p w14:paraId="1D7A4905" w14:textId="7F37ECA7" w:rsidR="00934088" w:rsidRDefault="00934088" w:rsidP="00BA1E54">
      <w:pPr>
        <w:spacing w:after="0"/>
        <w:ind w:left="2880" w:hanging="2880"/>
        <w:rPr>
          <w:ins w:id="17" w:author="Trish Williams" w:date="2026-02-18T08:24:00Z" w16du:dateUtc="2026-02-18T14:24:00Z"/>
          <w:rFonts w:asciiTheme="majorHAnsi" w:hAnsiTheme="majorHAnsi" w:cs="Times New Roman"/>
          <w:color w:val="000000"/>
          <w:sz w:val="20"/>
          <w:szCs w:val="20"/>
        </w:rPr>
      </w:pPr>
      <w:ins w:id="18" w:author="Trish Williams" w:date="2026-02-18T08:24:00Z" w16du:dateUtc="2026-02-18T14:24:00Z">
        <w:r>
          <w:rPr>
            <w:rFonts w:asciiTheme="majorHAnsi" w:hAnsiTheme="majorHAnsi" w:cs="Times New Roman"/>
            <w:color w:val="000000"/>
            <w:sz w:val="20"/>
            <w:szCs w:val="20"/>
          </w:rPr>
          <w:t>February 18, 2026 – Landlord Response</w:t>
        </w:r>
      </w:ins>
    </w:p>
    <w:p w14:paraId="2C3BC521" w14:textId="77777777" w:rsidR="00E56D47" w:rsidRDefault="00E56D47" w:rsidP="00BA1E54">
      <w:pPr>
        <w:spacing w:after="0"/>
        <w:ind w:left="2880" w:hanging="2880"/>
        <w:rPr>
          <w:rFonts w:asciiTheme="majorHAnsi" w:hAnsiTheme="majorHAnsi" w:cs="Times New Roman"/>
          <w:color w:val="000000"/>
          <w:sz w:val="20"/>
          <w:szCs w:val="20"/>
        </w:rPr>
      </w:pPr>
    </w:p>
    <w:p w14:paraId="6ADC25EB" w14:textId="77777777" w:rsidR="00E56D47" w:rsidRDefault="00E56D47" w:rsidP="00BA1E54">
      <w:pPr>
        <w:spacing w:after="0"/>
        <w:ind w:left="2880" w:hanging="2880"/>
        <w:rPr>
          <w:rFonts w:asciiTheme="majorHAnsi" w:hAnsiTheme="majorHAnsi" w:cs="Times New Roman"/>
          <w:color w:val="000000"/>
          <w:sz w:val="20"/>
          <w:szCs w:val="20"/>
        </w:rPr>
      </w:pPr>
    </w:p>
    <w:p w14:paraId="29E2BD5E" w14:textId="0C065AF5" w:rsidR="0009007D" w:rsidRDefault="007C6FF7" w:rsidP="00BA1E54">
      <w:pPr>
        <w:spacing w:after="0"/>
        <w:ind w:left="2880" w:hanging="2880"/>
        <w:rPr>
          <w:rFonts w:asciiTheme="majorHAnsi" w:hAnsiTheme="majorHAnsi" w:cs="Times New Roman"/>
          <w:color w:val="000000"/>
          <w:sz w:val="20"/>
          <w:szCs w:val="20"/>
        </w:rPr>
      </w:pPr>
      <w:r>
        <w:rPr>
          <w:rFonts w:asciiTheme="majorHAnsi" w:hAnsiTheme="majorHAnsi" w:cs="Times New Roman"/>
          <w:color w:val="000000"/>
          <w:sz w:val="20"/>
          <w:szCs w:val="20"/>
        </w:rPr>
        <w:t>Building:</w:t>
      </w:r>
      <w:r>
        <w:rPr>
          <w:rFonts w:asciiTheme="majorHAnsi" w:hAnsiTheme="majorHAnsi" w:cs="Times New Roman"/>
          <w:color w:val="000000"/>
          <w:sz w:val="20"/>
          <w:szCs w:val="20"/>
        </w:rPr>
        <w:tab/>
      </w:r>
      <w:r w:rsidR="00BA1E54">
        <w:rPr>
          <w:rFonts w:asciiTheme="majorHAnsi" w:hAnsiTheme="majorHAnsi" w:cs="Times New Roman"/>
          <w:color w:val="000000"/>
          <w:sz w:val="20"/>
          <w:szCs w:val="20"/>
        </w:rPr>
        <w:t xml:space="preserve">Eastbound - </w:t>
      </w:r>
      <w:r>
        <w:rPr>
          <w:rFonts w:asciiTheme="majorHAnsi" w:hAnsiTheme="majorHAnsi" w:cs="Times New Roman"/>
          <w:color w:val="000000"/>
          <w:sz w:val="20"/>
          <w:szCs w:val="20"/>
        </w:rPr>
        <w:t xml:space="preserve">3232 E. Cesar Chavez St. Austin, Texas 78702 – Building </w:t>
      </w:r>
      <w:r w:rsidR="00C57AD9">
        <w:rPr>
          <w:rFonts w:asciiTheme="majorHAnsi" w:hAnsiTheme="majorHAnsi" w:cs="Times New Roman"/>
          <w:color w:val="000000"/>
          <w:sz w:val="20"/>
          <w:szCs w:val="20"/>
        </w:rPr>
        <w:t>2</w:t>
      </w:r>
      <w:r w:rsidR="00273DB9">
        <w:rPr>
          <w:rFonts w:asciiTheme="majorHAnsi" w:hAnsiTheme="majorHAnsi" w:cs="Times New Roman"/>
          <w:color w:val="000000"/>
          <w:sz w:val="20"/>
          <w:szCs w:val="20"/>
        </w:rPr>
        <w:t xml:space="preserve">. </w:t>
      </w:r>
    </w:p>
    <w:p w14:paraId="7BC3CE0F" w14:textId="73983BE4" w:rsidR="00BA1E54" w:rsidRDefault="00BA1E54" w:rsidP="00BA1E54">
      <w:pPr>
        <w:spacing w:after="0"/>
        <w:ind w:left="2880" w:hanging="2880"/>
        <w:rPr>
          <w:rFonts w:asciiTheme="majorHAnsi" w:hAnsiTheme="majorHAnsi" w:cs="Times New Roman"/>
          <w:color w:val="000000"/>
          <w:sz w:val="20"/>
          <w:szCs w:val="20"/>
        </w:rPr>
      </w:pPr>
    </w:p>
    <w:p w14:paraId="5D4E1642" w14:textId="3A34E8A5" w:rsidR="00394604" w:rsidRDefault="00623881" w:rsidP="00655700">
      <w:pPr>
        <w:spacing w:after="0"/>
        <w:ind w:left="2880" w:hanging="2880"/>
        <w:rPr>
          <w:rFonts w:asciiTheme="majorHAnsi" w:hAnsiTheme="majorHAnsi" w:cs="Times New Roman"/>
          <w:color w:val="000000"/>
          <w:sz w:val="20"/>
          <w:szCs w:val="20"/>
        </w:rPr>
      </w:pPr>
      <w:r w:rsidRPr="00701161">
        <w:rPr>
          <w:rFonts w:asciiTheme="majorHAnsi" w:hAnsiTheme="majorHAnsi" w:cs="Times New Roman"/>
          <w:color w:val="000000"/>
          <w:sz w:val="20"/>
          <w:szCs w:val="20"/>
        </w:rPr>
        <w:t>Premises:</w:t>
      </w:r>
      <w:r w:rsidRPr="00701161">
        <w:rPr>
          <w:rFonts w:asciiTheme="majorHAnsi" w:hAnsiTheme="majorHAnsi" w:cs="Times New Roman"/>
          <w:color w:val="000000"/>
          <w:sz w:val="20"/>
          <w:szCs w:val="20"/>
        </w:rPr>
        <w:tab/>
      </w:r>
      <w:r w:rsidR="00E137E1">
        <w:rPr>
          <w:rFonts w:asciiTheme="majorHAnsi" w:hAnsiTheme="majorHAnsi" w:cs="Times New Roman"/>
          <w:color w:val="000000"/>
          <w:sz w:val="20"/>
          <w:szCs w:val="20"/>
        </w:rPr>
        <w:t xml:space="preserve">Option 1 - </w:t>
      </w:r>
      <w:r w:rsidR="00CF17C4">
        <w:rPr>
          <w:rFonts w:asciiTheme="majorHAnsi" w:hAnsiTheme="majorHAnsi" w:cs="Times New Roman"/>
          <w:color w:val="000000"/>
          <w:sz w:val="20"/>
          <w:szCs w:val="20"/>
        </w:rPr>
        <w:t>3,2</w:t>
      </w:r>
      <w:r w:rsidR="00993AC1">
        <w:rPr>
          <w:rFonts w:asciiTheme="majorHAnsi" w:hAnsiTheme="majorHAnsi" w:cs="Times New Roman"/>
          <w:color w:val="000000"/>
          <w:sz w:val="20"/>
          <w:szCs w:val="20"/>
        </w:rPr>
        <w:t>26</w:t>
      </w:r>
      <w:r w:rsidR="00CF17C4">
        <w:rPr>
          <w:rFonts w:asciiTheme="majorHAnsi" w:hAnsiTheme="majorHAnsi" w:cs="Times New Roman"/>
          <w:color w:val="000000"/>
          <w:sz w:val="20"/>
          <w:szCs w:val="20"/>
        </w:rPr>
        <w:t xml:space="preserve"> RSF located in Suite 2-</w:t>
      </w:r>
      <w:r w:rsidR="00993AC1">
        <w:rPr>
          <w:rFonts w:asciiTheme="majorHAnsi" w:hAnsiTheme="majorHAnsi" w:cs="Times New Roman"/>
          <w:color w:val="000000"/>
          <w:sz w:val="20"/>
          <w:szCs w:val="20"/>
        </w:rPr>
        <w:t>380</w:t>
      </w:r>
    </w:p>
    <w:p w14:paraId="669D9784" w14:textId="338961BE" w:rsidR="00993AC1" w:rsidRDefault="00993AC1" w:rsidP="00655700">
      <w:pPr>
        <w:spacing w:after="0"/>
        <w:ind w:left="2880" w:hanging="2880"/>
        <w:rPr>
          <w:rFonts w:asciiTheme="majorHAnsi" w:eastAsia="Times New Roman" w:hAnsiTheme="majorHAnsi" w:cs="Arial"/>
          <w:sz w:val="20"/>
          <w:szCs w:val="20"/>
        </w:rPr>
      </w:pPr>
      <w:r>
        <w:rPr>
          <w:rFonts w:asciiTheme="majorHAnsi" w:hAnsiTheme="majorHAnsi" w:cs="Times New Roman"/>
          <w:color w:val="000000"/>
          <w:sz w:val="20"/>
          <w:szCs w:val="20"/>
        </w:rPr>
        <w:tab/>
      </w:r>
    </w:p>
    <w:p w14:paraId="6D219D6E" w14:textId="77777777" w:rsidR="00B0705F" w:rsidRDefault="00B0705F" w:rsidP="00626F91">
      <w:pPr>
        <w:spacing w:after="0"/>
        <w:ind w:left="2880" w:hanging="2880"/>
        <w:rPr>
          <w:rFonts w:asciiTheme="majorHAnsi" w:hAnsiTheme="majorHAnsi" w:cs="Times New Roman"/>
          <w:color w:val="000000"/>
          <w:sz w:val="20"/>
          <w:szCs w:val="20"/>
        </w:rPr>
      </w:pPr>
    </w:p>
    <w:p w14:paraId="0F4DD3CE" w14:textId="4C590399" w:rsidR="00626F91" w:rsidRPr="00701161" w:rsidRDefault="00626F91" w:rsidP="00626F91">
      <w:pPr>
        <w:spacing w:after="0"/>
        <w:ind w:left="2880" w:hanging="2880"/>
        <w:rPr>
          <w:rFonts w:asciiTheme="majorHAnsi" w:hAnsiTheme="majorHAnsi" w:cs="Times New Roman"/>
          <w:color w:val="000000"/>
          <w:sz w:val="20"/>
          <w:szCs w:val="20"/>
        </w:rPr>
      </w:pPr>
      <w:r>
        <w:rPr>
          <w:rFonts w:asciiTheme="majorHAnsi" w:hAnsiTheme="majorHAnsi" w:cs="Times New Roman"/>
          <w:color w:val="000000"/>
          <w:sz w:val="20"/>
          <w:szCs w:val="20"/>
        </w:rPr>
        <w:t xml:space="preserve">Lease </w:t>
      </w:r>
      <w:r w:rsidRPr="00701161">
        <w:rPr>
          <w:rFonts w:asciiTheme="majorHAnsi" w:hAnsiTheme="majorHAnsi" w:cs="Times New Roman"/>
          <w:color w:val="000000"/>
          <w:sz w:val="20"/>
          <w:szCs w:val="20"/>
        </w:rPr>
        <w:t>Commencement</w:t>
      </w:r>
      <w:r>
        <w:rPr>
          <w:rFonts w:asciiTheme="majorHAnsi" w:hAnsiTheme="majorHAnsi" w:cs="Times New Roman"/>
          <w:color w:val="000000"/>
          <w:sz w:val="20"/>
          <w:szCs w:val="20"/>
        </w:rPr>
        <w:t>:</w:t>
      </w:r>
      <w:r w:rsidRPr="00701161">
        <w:rPr>
          <w:rFonts w:asciiTheme="majorHAnsi" w:hAnsiTheme="majorHAnsi" w:cs="Times New Roman"/>
          <w:color w:val="000000"/>
          <w:sz w:val="20"/>
          <w:szCs w:val="20"/>
        </w:rPr>
        <w:tab/>
        <w:t>The Commencement Date shall be upon</w:t>
      </w:r>
      <w:r>
        <w:rPr>
          <w:rFonts w:asciiTheme="majorHAnsi" w:hAnsiTheme="majorHAnsi" w:cs="Times New Roman"/>
          <w:color w:val="000000"/>
          <w:sz w:val="20"/>
          <w:szCs w:val="20"/>
        </w:rPr>
        <w:t xml:space="preserve"> the </w:t>
      </w:r>
      <w:r w:rsidRPr="00701161">
        <w:rPr>
          <w:rFonts w:asciiTheme="majorHAnsi" w:hAnsiTheme="majorHAnsi" w:cs="Times New Roman"/>
          <w:color w:val="000000"/>
          <w:sz w:val="20"/>
          <w:szCs w:val="20"/>
        </w:rPr>
        <w:t>substantial completion of the Leasehold Improvements in the Premises</w:t>
      </w:r>
      <w:r w:rsidR="00E44128">
        <w:rPr>
          <w:rFonts w:asciiTheme="majorHAnsi" w:hAnsiTheme="majorHAnsi" w:cs="Times New Roman"/>
          <w:color w:val="000000"/>
          <w:sz w:val="20"/>
          <w:szCs w:val="20"/>
        </w:rPr>
        <w:t xml:space="preserve">, estimated to be </w:t>
      </w:r>
      <w:proofErr w:type="gramStart"/>
      <w:r w:rsidR="00993AC1">
        <w:rPr>
          <w:rFonts w:asciiTheme="majorHAnsi" w:hAnsiTheme="majorHAnsi" w:cs="Times New Roman"/>
          <w:color w:val="000000"/>
          <w:sz w:val="20"/>
          <w:szCs w:val="20"/>
        </w:rPr>
        <w:t>May</w:t>
      </w:r>
      <w:r w:rsidR="00E44128">
        <w:rPr>
          <w:rFonts w:asciiTheme="majorHAnsi" w:hAnsiTheme="majorHAnsi" w:cs="Times New Roman"/>
          <w:color w:val="000000"/>
          <w:sz w:val="20"/>
          <w:szCs w:val="20"/>
        </w:rPr>
        <w:t xml:space="preserve"> </w:t>
      </w:r>
      <w:r w:rsidR="007F6CE3">
        <w:rPr>
          <w:rFonts w:asciiTheme="majorHAnsi" w:hAnsiTheme="majorHAnsi" w:cs="Times New Roman"/>
          <w:color w:val="000000"/>
          <w:sz w:val="20"/>
          <w:szCs w:val="20"/>
        </w:rPr>
        <w:t xml:space="preserve"> 1</w:t>
      </w:r>
      <w:proofErr w:type="gramEnd"/>
      <w:r w:rsidR="007F6CE3">
        <w:rPr>
          <w:rFonts w:asciiTheme="majorHAnsi" w:hAnsiTheme="majorHAnsi" w:cs="Times New Roman"/>
          <w:color w:val="000000"/>
          <w:sz w:val="20"/>
          <w:szCs w:val="20"/>
        </w:rPr>
        <w:t>, 202</w:t>
      </w:r>
      <w:r w:rsidR="00B0705F">
        <w:rPr>
          <w:rFonts w:asciiTheme="majorHAnsi" w:hAnsiTheme="majorHAnsi" w:cs="Times New Roman"/>
          <w:color w:val="000000"/>
          <w:sz w:val="20"/>
          <w:szCs w:val="20"/>
        </w:rPr>
        <w:t>6</w:t>
      </w:r>
      <w:r>
        <w:rPr>
          <w:rFonts w:asciiTheme="majorHAnsi" w:hAnsiTheme="majorHAnsi" w:cs="Times New Roman"/>
          <w:color w:val="000000"/>
          <w:sz w:val="20"/>
          <w:szCs w:val="20"/>
        </w:rPr>
        <w:t>.</w:t>
      </w:r>
    </w:p>
    <w:p w14:paraId="3CDCC3C8" w14:textId="77777777" w:rsidR="00911330" w:rsidRDefault="00911330" w:rsidP="00655700">
      <w:pPr>
        <w:spacing w:after="0"/>
        <w:ind w:left="2880" w:hanging="2880"/>
        <w:rPr>
          <w:rFonts w:asciiTheme="majorHAnsi" w:eastAsia="Times New Roman" w:hAnsiTheme="majorHAnsi" w:cs="Arial"/>
          <w:sz w:val="20"/>
          <w:szCs w:val="20"/>
        </w:rPr>
      </w:pPr>
    </w:p>
    <w:p w14:paraId="17CAC5E8" w14:textId="69C785BE" w:rsidR="008D2B89" w:rsidRPr="00701161" w:rsidRDefault="008D2B89" w:rsidP="008D2B89">
      <w:pPr>
        <w:spacing w:after="0"/>
        <w:rPr>
          <w:rFonts w:asciiTheme="majorHAnsi" w:hAnsiTheme="majorHAnsi" w:cs="Times New Roman"/>
          <w:color w:val="000000"/>
          <w:sz w:val="20"/>
          <w:szCs w:val="20"/>
        </w:rPr>
      </w:pPr>
      <w:r w:rsidRPr="00701161">
        <w:rPr>
          <w:rFonts w:asciiTheme="majorHAnsi" w:hAnsiTheme="majorHAnsi" w:cs="Times New Roman"/>
          <w:color w:val="000000"/>
          <w:sz w:val="20"/>
          <w:szCs w:val="20"/>
        </w:rPr>
        <w:t>Lease Term:</w:t>
      </w:r>
      <w:r w:rsidRPr="00701161">
        <w:rPr>
          <w:rFonts w:asciiTheme="majorHAnsi" w:hAnsiTheme="majorHAnsi" w:cs="Times New Roman"/>
          <w:color w:val="000000"/>
          <w:sz w:val="20"/>
          <w:szCs w:val="20"/>
        </w:rPr>
        <w:tab/>
      </w:r>
      <w:r w:rsidRPr="00701161">
        <w:rPr>
          <w:rFonts w:asciiTheme="majorHAnsi" w:hAnsiTheme="majorHAnsi" w:cs="Times New Roman"/>
          <w:color w:val="000000"/>
          <w:sz w:val="20"/>
          <w:szCs w:val="20"/>
        </w:rPr>
        <w:tab/>
      </w:r>
      <w:r w:rsidRPr="00701161">
        <w:rPr>
          <w:rFonts w:asciiTheme="majorHAnsi" w:hAnsiTheme="majorHAnsi" w:cs="Times New Roman"/>
          <w:color w:val="000000"/>
          <w:sz w:val="20"/>
          <w:szCs w:val="20"/>
        </w:rPr>
        <w:tab/>
      </w:r>
      <w:r>
        <w:rPr>
          <w:rFonts w:asciiTheme="majorHAnsi" w:hAnsiTheme="majorHAnsi" w:cs="Times New Roman"/>
          <w:color w:val="000000"/>
          <w:sz w:val="20"/>
          <w:szCs w:val="20"/>
        </w:rPr>
        <w:t xml:space="preserve"> Landlord is proposing a</w:t>
      </w:r>
      <w:r w:rsidR="00852F5F">
        <w:rPr>
          <w:rFonts w:asciiTheme="majorHAnsi" w:hAnsiTheme="majorHAnsi" w:cs="Times New Roman"/>
          <w:color w:val="000000"/>
          <w:sz w:val="20"/>
          <w:szCs w:val="20"/>
        </w:rPr>
        <w:t xml:space="preserve"> </w:t>
      </w:r>
      <w:proofErr w:type="gramStart"/>
      <w:r w:rsidR="00B95423">
        <w:rPr>
          <w:rFonts w:asciiTheme="majorHAnsi" w:hAnsiTheme="majorHAnsi" w:cs="Times New Roman"/>
          <w:color w:val="000000"/>
          <w:sz w:val="20"/>
          <w:szCs w:val="20"/>
        </w:rPr>
        <w:t>52</w:t>
      </w:r>
      <w:r>
        <w:rPr>
          <w:rFonts w:asciiTheme="majorHAnsi" w:hAnsiTheme="majorHAnsi" w:cs="Times New Roman"/>
          <w:color w:val="000000"/>
          <w:sz w:val="20"/>
          <w:szCs w:val="20"/>
        </w:rPr>
        <w:t xml:space="preserve"> month</w:t>
      </w:r>
      <w:proofErr w:type="gramEnd"/>
      <w:r w:rsidRPr="008B22DB">
        <w:rPr>
          <w:rFonts w:asciiTheme="majorHAnsi" w:hAnsiTheme="majorHAnsi" w:cs="Times New Roman"/>
          <w:color w:val="000000"/>
          <w:sz w:val="20"/>
          <w:szCs w:val="20"/>
        </w:rPr>
        <w:t xml:space="preserve"> term</w:t>
      </w:r>
      <w:r w:rsidR="00852F5F">
        <w:rPr>
          <w:rFonts w:asciiTheme="majorHAnsi" w:hAnsiTheme="majorHAnsi" w:cs="Times New Roman"/>
          <w:color w:val="000000"/>
          <w:sz w:val="20"/>
          <w:szCs w:val="20"/>
        </w:rPr>
        <w:t xml:space="preserve"> </w:t>
      </w:r>
    </w:p>
    <w:p w14:paraId="59172155" w14:textId="77777777" w:rsidR="008D2B89" w:rsidRDefault="008D2B89" w:rsidP="008D2B89">
      <w:pPr>
        <w:spacing w:after="0"/>
        <w:rPr>
          <w:rFonts w:asciiTheme="majorHAnsi" w:hAnsiTheme="majorHAnsi" w:cs="Times New Roman"/>
          <w:color w:val="000000"/>
          <w:sz w:val="20"/>
          <w:szCs w:val="20"/>
        </w:rPr>
      </w:pPr>
    </w:p>
    <w:p w14:paraId="52BB9131" w14:textId="0A6F4919" w:rsidR="00B95423" w:rsidRDefault="00993AC1" w:rsidP="00E75AAD">
      <w:pPr>
        <w:spacing w:after="0"/>
        <w:ind w:left="2880" w:hanging="2880"/>
        <w:rPr>
          <w:rFonts w:asciiTheme="majorHAnsi" w:eastAsia="Times New Roman" w:hAnsiTheme="majorHAnsi" w:cs="Times New Roman"/>
          <w:sz w:val="20"/>
          <w:szCs w:val="20"/>
        </w:rPr>
      </w:pPr>
      <w:r>
        <w:rPr>
          <w:rFonts w:asciiTheme="majorHAnsi" w:eastAsia="Times New Roman" w:hAnsiTheme="majorHAnsi" w:cs="Times New Roman"/>
          <w:sz w:val="20"/>
          <w:szCs w:val="20"/>
        </w:rPr>
        <w:t>Base Rent</w:t>
      </w:r>
      <w:r w:rsidR="00E44128">
        <w:rPr>
          <w:rFonts w:asciiTheme="majorHAnsi" w:eastAsia="Times New Roman" w:hAnsiTheme="majorHAnsi" w:cs="Times New Roman"/>
          <w:sz w:val="20"/>
          <w:szCs w:val="20"/>
        </w:rPr>
        <w:t>:</w:t>
      </w:r>
      <w:r>
        <w:rPr>
          <w:rFonts w:asciiTheme="majorHAnsi" w:eastAsia="Times New Roman" w:hAnsiTheme="majorHAnsi" w:cs="Times New Roman"/>
          <w:sz w:val="20"/>
          <w:szCs w:val="20"/>
        </w:rPr>
        <w:tab/>
        <w:t>Landlord is proposing initial base rent of $</w:t>
      </w:r>
      <w:ins w:id="19" w:author="Trish Williams" w:date="2026-02-18T08:24:00Z" w16du:dateUtc="2026-02-18T14:24:00Z">
        <w:r w:rsidR="00934088">
          <w:rPr>
            <w:rFonts w:asciiTheme="majorHAnsi" w:eastAsia="Times New Roman" w:hAnsiTheme="majorHAnsi" w:cs="Times New Roman"/>
            <w:sz w:val="20"/>
            <w:szCs w:val="20"/>
          </w:rPr>
          <w:t xml:space="preserve">42.00 </w:t>
        </w:r>
      </w:ins>
      <w:ins w:id="20" w:author="Gholston, Luke" w:date="2026-02-16T14:08:00Z" w16du:dateUtc="2026-02-16T20:08:00Z">
        <w:del w:id="21" w:author="Trish Williams" w:date="2026-02-18T08:24:00Z" w16du:dateUtc="2026-02-18T14:24:00Z">
          <w:r w:rsidR="003744CB" w:rsidDel="00934088">
            <w:rPr>
              <w:rFonts w:asciiTheme="majorHAnsi" w:eastAsia="Times New Roman" w:hAnsiTheme="majorHAnsi" w:cs="Times New Roman"/>
              <w:sz w:val="20"/>
              <w:szCs w:val="20"/>
            </w:rPr>
            <w:delText>41.00</w:delText>
          </w:r>
        </w:del>
      </w:ins>
      <w:del w:id="22" w:author="Gholston, Luke" w:date="2026-02-16T14:08:00Z" w16du:dateUtc="2026-02-16T20:08:00Z">
        <w:r w:rsidR="00B95423" w:rsidDel="003744CB">
          <w:rPr>
            <w:rFonts w:asciiTheme="majorHAnsi" w:eastAsia="Times New Roman" w:hAnsiTheme="majorHAnsi" w:cs="Times New Roman"/>
            <w:sz w:val="20"/>
            <w:szCs w:val="20"/>
          </w:rPr>
          <w:delText>$42.00</w:delText>
        </w:r>
      </w:del>
      <w:r w:rsidR="00B95423">
        <w:rPr>
          <w:rFonts w:asciiTheme="majorHAnsi" w:eastAsia="Times New Roman" w:hAnsiTheme="majorHAnsi" w:cs="Times New Roman"/>
          <w:sz w:val="20"/>
          <w:szCs w:val="20"/>
        </w:rPr>
        <w:t xml:space="preserve"> </w:t>
      </w:r>
      <w:r>
        <w:rPr>
          <w:rFonts w:asciiTheme="majorHAnsi" w:eastAsia="Times New Roman" w:hAnsiTheme="majorHAnsi" w:cs="Times New Roman"/>
          <w:sz w:val="20"/>
          <w:szCs w:val="20"/>
        </w:rPr>
        <w:t>/</w:t>
      </w:r>
      <w:proofErr w:type="spellStart"/>
      <w:r>
        <w:rPr>
          <w:rFonts w:asciiTheme="majorHAnsi" w:eastAsia="Times New Roman" w:hAnsiTheme="majorHAnsi" w:cs="Times New Roman"/>
          <w:sz w:val="20"/>
          <w:szCs w:val="20"/>
        </w:rPr>
        <w:t>rsf</w:t>
      </w:r>
      <w:proofErr w:type="spellEnd"/>
      <w:r>
        <w:rPr>
          <w:rFonts w:asciiTheme="majorHAnsi" w:eastAsia="Times New Roman" w:hAnsiTheme="majorHAnsi" w:cs="Times New Roman"/>
          <w:sz w:val="20"/>
          <w:szCs w:val="20"/>
        </w:rPr>
        <w:t>, net of operating, with 3% annual increases.</w:t>
      </w:r>
      <w:r w:rsidR="00D0077B">
        <w:rPr>
          <w:rFonts w:asciiTheme="majorHAnsi" w:eastAsia="Times New Roman" w:hAnsiTheme="majorHAnsi" w:cs="Times New Roman"/>
          <w:sz w:val="20"/>
          <w:szCs w:val="20"/>
        </w:rPr>
        <w:t xml:space="preserve"> </w:t>
      </w:r>
    </w:p>
    <w:p w14:paraId="3367E969" w14:textId="77777777" w:rsidR="00B95423" w:rsidRDefault="00B95423" w:rsidP="00E75AAD">
      <w:pPr>
        <w:spacing w:after="0"/>
        <w:ind w:left="2880" w:hanging="2880"/>
        <w:rPr>
          <w:rFonts w:asciiTheme="majorHAnsi" w:eastAsia="Times New Roman" w:hAnsiTheme="majorHAnsi" w:cs="Times New Roman"/>
          <w:sz w:val="20"/>
          <w:szCs w:val="20"/>
        </w:rPr>
      </w:pPr>
    </w:p>
    <w:p w14:paraId="0D285259" w14:textId="2B7D5FE0" w:rsidR="00C87D45" w:rsidRDefault="00B95423" w:rsidP="003744CB">
      <w:pPr>
        <w:spacing w:after="0"/>
        <w:ind w:left="2880"/>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Provided that Tenant is not in Default, </w:t>
      </w:r>
      <w:r w:rsidR="00D0077B">
        <w:rPr>
          <w:rFonts w:asciiTheme="majorHAnsi" w:eastAsia="Times New Roman" w:hAnsiTheme="majorHAnsi" w:cs="Times New Roman"/>
          <w:sz w:val="20"/>
          <w:szCs w:val="20"/>
        </w:rPr>
        <w:t xml:space="preserve">The initial four (4) months of base rent </w:t>
      </w:r>
      <w:r>
        <w:rPr>
          <w:rFonts w:asciiTheme="majorHAnsi" w:eastAsia="Times New Roman" w:hAnsiTheme="majorHAnsi" w:cs="Times New Roman"/>
          <w:sz w:val="20"/>
          <w:szCs w:val="20"/>
        </w:rPr>
        <w:t xml:space="preserve">only </w:t>
      </w:r>
      <w:r w:rsidR="00D0077B">
        <w:rPr>
          <w:rFonts w:asciiTheme="majorHAnsi" w:eastAsia="Times New Roman" w:hAnsiTheme="majorHAnsi" w:cs="Times New Roman"/>
          <w:sz w:val="20"/>
          <w:szCs w:val="20"/>
        </w:rPr>
        <w:t>shall be abated</w:t>
      </w:r>
      <w:r>
        <w:rPr>
          <w:rFonts w:asciiTheme="majorHAnsi" w:eastAsia="Times New Roman" w:hAnsiTheme="majorHAnsi" w:cs="Times New Roman"/>
          <w:sz w:val="20"/>
          <w:szCs w:val="20"/>
        </w:rPr>
        <w:t xml:space="preserve"> after the commencement date.</w:t>
      </w:r>
    </w:p>
    <w:p w14:paraId="33EBE5E3" w14:textId="77777777" w:rsidR="00827B7B" w:rsidRDefault="00827B7B" w:rsidP="00E75AAD">
      <w:pPr>
        <w:spacing w:after="0"/>
        <w:ind w:left="2880" w:hanging="2880"/>
        <w:rPr>
          <w:rFonts w:asciiTheme="majorHAnsi" w:eastAsia="Times New Roman" w:hAnsiTheme="majorHAnsi" w:cs="Arial"/>
          <w:sz w:val="20"/>
          <w:szCs w:val="20"/>
        </w:rPr>
      </w:pPr>
    </w:p>
    <w:p w14:paraId="2BFF7408" w14:textId="42CE60DB" w:rsidR="003762E2" w:rsidRDefault="00E75AAD" w:rsidP="00E75AAD">
      <w:pPr>
        <w:spacing w:after="0"/>
        <w:ind w:left="2880" w:hanging="2880"/>
        <w:rPr>
          <w:rFonts w:asciiTheme="majorHAnsi" w:eastAsia="Times New Roman" w:hAnsiTheme="majorHAnsi" w:cs="Arial"/>
          <w:sz w:val="20"/>
          <w:szCs w:val="20"/>
        </w:rPr>
      </w:pPr>
      <w:r w:rsidRPr="00701161">
        <w:rPr>
          <w:rFonts w:asciiTheme="majorHAnsi" w:eastAsia="Times New Roman" w:hAnsiTheme="majorHAnsi" w:cs="Arial"/>
          <w:sz w:val="20"/>
          <w:szCs w:val="20"/>
        </w:rPr>
        <w:t>Operating Expenses:</w:t>
      </w:r>
      <w:r w:rsidRPr="00701161">
        <w:rPr>
          <w:rFonts w:asciiTheme="majorHAnsi" w:eastAsia="Times New Roman" w:hAnsiTheme="majorHAnsi" w:cs="Arial"/>
          <w:sz w:val="20"/>
          <w:szCs w:val="20"/>
        </w:rPr>
        <w:tab/>
        <w:t>In addition to base rent, Tenant will pay its pro-rata share of operating costs, grossed up to 95% occupancy</w:t>
      </w:r>
      <w:r w:rsidR="00950732">
        <w:rPr>
          <w:rFonts w:asciiTheme="majorHAnsi" w:eastAsia="Times New Roman" w:hAnsiTheme="majorHAnsi" w:cs="Arial"/>
          <w:sz w:val="20"/>
          <w:szCs w:val="20"/>
        </w:rPr>
        <w:t>.</w:t>
      </w:r>
      <w:r w:rsidRPr="00701161">
        <w:rPr>
          <w:rFonts w:asciiTheme="majorHAnsi" w:eastAsia="Times New Roman" w:hAnsiTheme="majorHAnsi" w:cs="Arial"/>
          <w:sz w:val="20"/>
          <w:szCs w:val="20"/>
        </w:rPr>
        <w:t xml:space="preserve"> Estimated operating expenses for 202</w:t>
      </w:r>
      <w:r w:rsidR="00B777CB">
        <w:rPr>
          <w:rFonts w:asciiTheme="majorHAnsi" w:eastAsia="Times New Roman" w:hAnsiTheme="majorHAnsi" w:cs="Arial"/>
          <w:sz w:val="20"/>
          <w:szCs w:val="20"/>
        </w:rPr>
        <w:t>6</w:t>
      </w:r>
      <w:r w:rsidRPr="00701161">
        <w:rPr>
          <w:rFonts w:asciiTheme="majorHAnsi" w:eastAsia="Times New Roman" w:hAnsiTheme="majorHAnsi" w:cs="Arial"/>
          <w:sz w:val="20"/>
          <w:szCs w:val="20"/>
        </w:rPr>
        <w:t xml:space="preserve"> are $1</w:t>
      </w:r>
      <w:r w:rsidR="000E3A9D">
        <w:rPr>
          <w:rFonts w:asciiTheme="majorHAnsi" w:eastAsia="Times New Roman" w:hAnsiTheme="majorHAnsi" w:cs="Arial"/>
          <w:sz w:val="20"/>
          <w:szCs w:val="20"/>
        </w:rPr>
        <w:t>4.</w:t>
      </w:r>
      <w:r w:rsidR="00B777CB">
        <w:rPr>
          <w:rFonts w:asciiTheme="majorHAnsi" w:eastAsia="Times New Roman" w:hAnsiTheme="majorHAnsi" w:cs="Arial"/>
          <w:sz w:val="20"/>
          <w:szCs w:val="20"/>
        </w:rPr>
        <w:t>2</w:t>
      </w:r>
      <w:r w:rsidR="00993AC1">
        <w:rPr>
          <w:rFonts w:asciiTheme="majorHAnsi" w:eastAsia="Times New Roman" w:hAnsiTheme="majorHAnsi" w:cs="Arial"/>
          <w:sz w:val="20"/>
          <w:szCs w:val="20"/>
        </w:rPr>
        <w:t>6</w:t>
      </w:r>
      <w:r w:rsidRPr="00701161">
        <w:rPr>
          <w:rFonts w:asciiTheme="majorHAnsi" w:eastAsia="Times New Roman" w:hAnsiTheme="majorHAnsi" w:cs="Arial"/>
          <w:sz w:val="20"/>
          <w:szCs w:val="20"/>
        </w:rPr>
        <w:t>.</w:t>
      </w:r>
      <w:r w:rsidR="00B777CB">
        <w:rPr>
          <w:rFonts w:asciiTheme="majorHAnsi" w:eastAsia="Times New Roman" w:hAnsiTheme="majorHAnsi" w:cs="Arial"/>
          <w:sz w:val="20"/>
          <w:szCs w:val="20"/>
        </w:rPr>
        <w:t xml:space="preserve">   2025 Operating expenses were $14.35.</w:t>
      </w:r>
    </w:p>
    <w:p w14:paraId="173664A3" w14:textId="1D8FEF2C" w:rsidR="00E75AAD" w:rsidRPr="00701161" w:rsidRDefault="00E75AAD" w:rsidP="00E75AAD">
      <w:pPr>
        <w:spacing w:after="0"/>
        <w:ind w:left="2880" w:hanging="2880"/>
        <w:rPr>
          <w:rFonts w:asciiTheme="majorHAnsi" w:eastAsia="Times New Roman" w:hAnsiTheme="majorHAnsi" w:cs="Times New Roman"/>
          <w:spacing w:val="-2"/>
          <w:sz w:val="20"/>
          <w:szCs w:val="20"/>
        </w:rPr>
      </w:pPr>
      <w:r w:rsidRPr="00701161">
        <w:rPr>
          <w:rFonts w:asciiTheme="majorHAnsi" w:eastAsia="Times New Roman" w:hAnsiTheme="majorHAnsi" w:cs="Times New Roman"/>
          <w:spacing w:val="-2"/>
          <w:sz w:val="20"/>
          <w:szCs w:val="20"/>
        </w:rPr>
        <w:t xml:space="preserve"> </w:t>
      </w:r>
    </w:p>
    <w:p w14:paraId="1CBF8D92" w14:textId="77777777" w:rsidR="00E75AAD" w:rsidRDefault="00E75AAD" w:rsidP="00E75AAD">
      <w:pPr>
        <w:spacing w:after="0"/>
        <w:ind w:left="2880"/>
        <w:rPr>
          <w:rFonts w:asciiTheme="majorHAnsi" w:eastAsia="Times New Roman" w:hAnsiTheme="majorHAnsi" w:cs="Arial"/>
          <w:bCs/>
          <w:sz w:val="20"/>
          <w:szCs w:val="20"/>
        </w:rPr>
      </w:pPr>
      <w:r w:rsidRPr="00701161">
        <w:rPr>
          <w:rFonts w:asciiTheme="majorHAnsi" w:eastAsia="Times New Roman" w:hAnsiTheme="majorHAnsi" w:cs="Arial"/>
          <w:bCs/>
          <w:sz w:val="20"/>
          <w:szCs w:val="20"/>
        </w:rPr>
        <w:t xml:space="preserve">All controllable operating expenses shall be capped not to exceed </w:t>
      </w:r>
      <w:r>
        <w:rPr>
          <w:rFonts w:asciiTheme="majorHAnsi" w:eastAsia="Times New Roman" w:hAnsiTheme="majorHAnsi" w:cs="Arial"/>
          <w:bCs/>
          <w:sz w:val="20"/>
          <w:szCs w:val="20"/>
        </w:rPr>
        <w:t>5</w:t>
      </w:r>
      <w:r w:rsidRPr="00701161">
        <w:rPr>
          <w:rFonts w:asciiTheme="majorHAnsi" w:eastAsia="Times New Roman" w:hAnsiTheme="majorHAnsi" w:cs="Arial"/>
          <w:bCs/>
          <w:sz w:val="20"/>
          <w:szCs w:val="20"/>
        </w:rPr>
        <w:t>% per annum, on a cumulative</w:t>
      </w:r>
      <w:r>
        <w:rPr>
          <w:rFonts w:asciiTheme="majorHAnsi" w:eastAsia="Times New Roman" w:hAnsiTheme="majorHAnsi" w:cs="Arial"/>
          <w:bCs/>
          <w:sz w:val="20"/>
          <w:szCs w:val="20"/>
        </w:rPr>
        <w:t xml:space="preserve"> compounded</w:t>
      </w:r>
      <w:r w:rsidRPr="00701161">
        <w:rPr>
          <w:rFonts w:asciiTheme="majorHAnsi" w:eastAsia="Times New Roman" w:hAnsiTheme="majorHAnsi" w:cs="Arial"/>
          <w:bCs/>
          <w:sz w:val="20"/>
          <w:szCs w:val="20"/>
        </w:rPr>
        <w:t xml:space="preserve"> basis.</w:t>
      </w:r>
    </w:p>
    <w:p w14:paraId="347159E7" w14:textId="77777777" w:rsidR="00CB7CE3" w:rsidRDefault="00CB7CE3" w:rsidP="00E75AAD">
      <w:pPr>
        <w:spacing w:after="0"/>
        <w:ind w:left="2880"/>
        <w:rPr>
          <w:rFonts w:asciiTheme="majorHAnsi" w:eastAsia="Times New Roman" w:hAnsiTheme="majorHAnsi" w:cs="Arial"/>
          <w:bCs/>
          <w:sz w:val="20"/>
          <w:szCs w:val="20"/>
        </w:rPr>
      </w:pPr>
    </w:p>
    <w:p w14:paraId="3E75D970" w14:textId="3373CBA8" w:rsidR="008D353C" w:rsidRDefault="008D353C" w:rsidP="008D353C">
      <w:pPr>
        <w:spacing w:after="0"/>
        <w:ind w:left="2880" w:hanging="2880"/>
        <w:rPr>
          <w:rFonts w:asciiTheme="majorHAnsi" w:hAnsiTheme="majorHAnsi" w:cs="Times New Roman"/>
          <w:color w:val="000000"/>
          <w:sz w:val="20"/>
          <w:szCs w:val="20"/>
        </w:rPr>
      </w:pPr>
      <w:r w:rsidRPr="00701161">
        <w:rPr>
          <w:rFonts w:asciiTheme="majorHAnsi" w:hAnsiTheme="majorHAnsi" w:cs="Times New Roman"/>
          <w:color w:val="000000"/>
          <w:sz w:val="20"/>
          <w:szCs w:val="20"/>
        </w:rPr>
        <w:t>Tenant Improvements:</w:t>
      </w:r>
      <w:r w:rsidR="00950732">
        <w:rPr>
          <w:rFonts w:asciiTheme="majorHAnsi" w:hAnsiTheme="majorHAnsi" w:cs="Times New Roman"/>
          <w:color w:val="000000"/>
          <w:sz w:val="20"/>
          <w:szCs w:val="20"/>
        </w:rPr>
        <w:tab/>
        <w:t>Premises is part of Landlord’s spec suite program and will be provided in move in ready condition.</w:t>
      </w:r>
      <w:r w:rsidR="00993AC1">
        <w:rPr>
          <w:rFonts w:asciiTheme="majorHAnsi" w:hAnsiTheme="majorHAnsi" w:cs="Times New Roman"/>
          <w:color w:val="000000"/>
          <w:sz w:val="20"/>
          <w:szCs w:val="20"/>
        </w:rPr>
        <w:t xml:space="preserve"> Tenant shall be </w:t>
      </w:r>
      <w:proofErr w:type="gramStart"/>
      <w:r w:rsidR="00993AC1">
        <w:rPr>
          <w:rFonts w:asciiTheme="majorHAnsi" w:hAnsiTheme="majorHAnsi" w:cs="Times New Roman"/>
          <w:color w:val="000000"/>
          <w:sz w:val="20"/>
          <w:szCs w:val="20"/>
        </w:rPr>
        <w:t>provided</w:t>
      </w:r>
      <w:proofErr w:type="gramEnd"/>
      <w:r w:rsidR="00993AC1">
        <w:rPr>
          <w:rFonts w:asciiTheme="majorHAnsi" w:hAnsiTheme="majorHAnsi" w:cs="Times New Roman"/>
          <w:color w:val="000000"/>
          <w:sz w:val="20"/>
          <w:szCs w:val="20"/>
        </w:rPr>
        <w:t xml:space="preserve"> an allowance of $1.50 RSF for the installation of power to furniture in the open office space. </w:t>
      </w:r>
      <w:r w:rsidR="00950732">
        <w:rPr>
          <w:rFonts w:asciiTheme="majorHAnsi" w:hAnsiTheme="majorHAnsi" w:cs="Times New Roman"/>
          <w:color w:val="000000"/>
          <w:sz w:val="20"/>
          <w:szCs w:val="20"/>
        </w:rPr>
        <w:t xml:space="preserve"> Tenant shall be responsible for providing data/cabling for Tenant’s equipment, all appliances except a dishwasher and any access control desired for Premises. </w:t>
      </w:r>
      <w:r w:rsidR="00013F7B">
        <w:rPr>
          <w:rFonts w:asciiTheme="majorHAnsi" w:hAnsiTheme="majorHAnsi" w:cs="Times New Roman"/>
          <w:color w:val="000000"/>
          <w:sz w:val="20"/>
          <w:szCs w:val="20"/>
        </w:rPr>
        <w:t xml:space="preserve"> </w:t>
      </w:r>
      <w:ins w:id="23" w:author="Gholston, Luke" w:date="2026-02-16T14:09:00Z" w16du:dateUtc="2026-02-16T20:09:00Z">
        <w:r w:rsidR="003744CB" w:rsidRPr="003744CB">
          <w:rPr>
            <w:rFonts w:asciiTheme="majorHAnsi" w:hAnsiTheme="majorHAnsi" w:cs="Times New Roman"/>
            <w:color w:val="000000"/>
            <w:sz w:val="20"/>
            <w:szCs w:val="20"/>
          </w:rPr>
          <w:t xml:space="preserve">In lieu of the countertop in Suite 2-380, Landlord will deliver a kitchen island with an over-hang for </w:t>
        </w:r>
        <w:del w:id="24" w:author="Trish Williams" w:date="2026-02-18T08:25:00Z" w16du:dateUtc="2026-02-18T14:25:00Z">
          <w:r w:rsidR="003744CB" w:rsidRPr="003744CB" w:rsidDel="00934088">
            <w:rPr>
              <w:rFonts w:asciiTheme="majorHAnsi" w:hAnsiTheme="majorHAnsi" w:cs="Times New Roman"/>
              <w:color w:val="000000"/>
              <w:sz w:val="20"/>
              <w:szCs w:val="20"/>
            </w:rPr>
            <w:delText>barstools</w:delText>
          </w:r>
        </w:del>
      </w:ins>
      <w:ins w:id="25" w:author="Trish Williams" w:date="2026-02-18T08:25:00Z" w16du:dateUtc="2026-02-18T14:25:00Z">
        <w:r w:rsidR="00934088">
          <w:rPr>
            <w:rFonts w:asciiTheme="majorHAnsi" w:hAnsiTheme="majorHAnsi" w:cs="Times New Roman"/>
            <w:color w:val="000000"/>
            <w:sz w:val="20"/>
            <w:szCs w:val="20"/>
          </w:rPr>
          <w:t>chair height stool</w:t>
        </w:r>
      </w:ins>
      <w:ins w:id="26" w:author="Trish Williams" w:date="2026-02-18T08:26:00Z" w16du:dateUtc="2026-02-18T14:26:00Z">
        <w:r w:rsidR="00934088">
          <w:rPr>
            <w:rFonts w:asciiTheme="majorHAnsi" w:hAnsiTheme="majorHAnsi" w:cs="Times New Roman"/>
            <w:color w:val="000000"/>
            <w:sz w:val="20"/>
            <w:szCs w:val="20"/>
          </w:rPr>
          <w:t>s</w:t>
        </w:r>
      </w:ins>
      <w:ins w:id="27" w:author="Trish Williams" w:date="2026-02-18T08:25:00Z" w16du:dateUtc="2026-02-18T14:25:00Z">
        <w:r w:rsidR="00934088">
          <w:rPr>
            <w:rFonts w:asciiTheme="majorHAnsi" w:hAnsiTheme="majorHAnsi" w:cs="Times New Roman"/>
            <w:color w:val="000000"/>
            <w:sz w:val="20"/>
            <w:szCs w:val="20"/>
          </w:rPr>
          <w:t xml:space="preserve"> in accordance with Landlord’s current spec plan</w:t>
        </w:r>
      </w:ins>
      <w:ins w:id="28" w:author="Gholston, Luke" w:date="2026-02-16T14:09:00Z" w16du:dateUtc="2026-02-16T20:09:00Z">
        <w:r w:rsidR="003744CB" w:rsidRPr="003744CB">
          <w:rPr>
            <w:rFonts w:asciiTheme="majorHAnsi" w:hAnsiTheme="majorHAnsi" w:cs="Times New Roman"/>
            <w:color w:val="000000"/>
            <w:sz w:val="20"/>
            <w:szCs w:val="20"/>
          </w:rPr>
          <w:t xml:space="preserve"> as further described in Exhibit A.</w:t>
        </w:r>
      </w:ins>
    </w:p>
    <w:p w14:paraId="7EEA431F" w14:textId="77777777" w:rsidR="00F852B6" w:rsidRDefault="00F852B6" w:rsidP="00FF0186">
      <w:pPr>
        <w:spacing w:after="0"/>
        <w:ind w:left="2880" w:hanging="2880"/>
        <w:rPr>
          <w:rFonts w:asciiTheme="majorHAnsi" w:hAnsiTheme="majorHAnsi" w:cs="Times New Roman"/>
          <w:color w:val="000000"/>
          <w:sz w:val="20"/>
          <w:szCs w:val="20"/>
        </w:rPr>
      </w:pPr>
    </w:p>
    <w:p w14:paraId="11704D35" w14:textId="407B7D85" w:rsidR="00F852B6" w:rsidRPr="00701161" w:rsidRDefault="00F852B6" w:rsidP="00F852B6">
      <w:pPr>
        <w:spacing w:after="0"/>
        <w:ind w:left="2880" w:hanging="2880"/>
        <w:rPr>
          <w:rFonts w:asciiTheme="majorHAnsi" w:hAnsiTheme="majorHAnsi" w:cs="Times New Roman"/>
          <w:color w:val="000000"/>
          <w:sz w:val="20"/>
          <w:szCs w:val="20"/>
        </w:rPr>
      </w:pPr>
      <w:r w:rsidRPr="00701161">
        <w:rPr>
          <w:rFonts w:asciiTheme="majorHAnsi" w:hAnsiTheme="majorHAnsi" w:cs="Times New Roman"/>
          <w:color w:val="000000"/>
          <w:sz w:val="20"/>
          <w:szCs w:val="20"/>
        </w:rPr>
        <w:t>Signage:</w:t>
      </w:r>
      <w:r w:rsidRPr="00701161">
        <w:rPr>
          <w:rFonts w:asciiTheme="majorHAnsi" w:hAnsiTheme="majorHAnsi" w:cs="Times New Roman"/>
          <w:color w:val="000000"/>
          <w:sz w:val="20"/>
          <w:szCs w:val="20"/>
        </w:rPr>
        <w:tab/>
      </w:r>
      <w:r w:rsidR="00013F7B">
        <w:rPr>
          <w:rFonts w:asciiTheme="majorHAnsi" w:hAnsiTheme="majorHAnsi" w:cs="Times New Roman"/>
          <w:color w:val="000000"/>
          <w:sz w:val="20"/>
          <w:szCs w:val="20"/>
        </w:rPr>
        <w:t>Building standard signage shall be provided at the entry to the Premises</w:t>
      </w:r>
      <w:r w:rsidR="00993AC1">
        <w:rPr>
          <w:rFonts w:asciiTheme="majorHAnsi" w:hAnsiTheme="majorHAnsi" w:cs="Times New Roman"/>
          <w:color w:val="000000"/>
          <w:sz w:val="20"/>
          <w:szCs w:val="20"/>
        </w:rPr>
        <w:t xml:space="preserve"> and on the Building directory</w:t>
      </w:r>
      <w:r w:rsidR="00AC35ED">
        <w:rPr>
          <w:rFonts w:asciiTheme="majorHAnsi" w:hAnsiTheme="majorHAnsi" w:cs="Times New Roman"/>
          <w:color w:val="000000"/>
          <w:sz w:val="20"/>
          <w:szCs w:val="20"/>
        </w:rPr>
        <w:t xml:space="preserve"> at Landlord’s sole cost</w:t>
      </w:r>
    </w:p>
    <w:p w14:paraId="1C4EAED1" w14:textId="77777777" w:rsidR="00F852B6" w:rsidRDefault="00F852B6" w:rsidP="00F852B6">
      <w:pPr>
        <w:spacing w:after="0"/>
        <w:ind w:left="2880" w:hanging="2880"/>
        <w:rPr>
          <w:rFonts w:asciiTheme="majorHAnsi" w:hAnsiTheme="majorHAnsi" w:cs="Times New Roman"/>
          <w:color w:val="000000"/>
          <w:sz w:val="20"/>
          <w:szCs w:val="20"/>
        </w:rPr>
      </w:pPr>
    </w:p>
    <w:p w14:paraId="0D896107" w14:textId="751AE2A9" w:rsidR="00F105F6" w:rsidRDefault="00F105F6" w:rsidP="00F852B6">
      <w:pPr>
        <w:spacing w:after="0"/>
        <w:ind w:left="2880" w:hanging="2880"/>
        <w:rPr>
          <w:rFonts w:asciiTheme="majorHAnsi" w:hAnsiTheme="majorHAnsi" w:cs="Times New Roman"/>
          <w:color w:val="000000"/>
          <w:sz w:val="20"/>
          <w:szCs w:val="20"/>
        </w:rPr>
      </w:pPr>
      <w:r>
        <w:rPr>
          <w:rFonts w:asciiTheme="majorHAnsi" w:hAnsiTheme="majorHAnsi" w:cs="Times New Roman"/>
          <w:color w:val="000000"/>
          <w:sz w:val="20"/>
          <w:szCs w:val="20"/>
        </w:rPr>
        <w:t>Renewal Option:</w:t>
      </w:r>
      <w:r>
        <w:rPr>
          <w:rFonts w:asciiTheme="majorHAnsi" w:hAnsiTheme="majorHAnsi" w:cs="Times New Roman"/>
          <w:color w:val="000000"/>
          <w:sz w:val="20"/>
          <w:szCs w:val="20"/>
        </w:rPr>
        <w:tab/>
      </w:r>
      <w:r w:rsidR="00B95423">
        <w:rPr>
          <w:rFonts w:asciiTheme="majorHAnsi" w:hAnsiTheme="majorHAnsi" w:cs="Times New Roman"/>
          <w:color w:val="000000"/>
          <w:sz w:val="20"/>
          <w:szCs w:val="20"/>
        </w:rPr>
        <w:t xml:space="preserve"> Provided no Event of Default per the lease exists and Tenant is occupying the entire Premises at the time of such election, Landlord will provide Tenant with 1 option to extend the lease for a period of 4 years at the then </w:t>
      </w:r>
      <w:r w:rsidR="00B95423">
        <w:rPr>
          <w:rFonts w:asciiTheme="majorHAnsi" w:hAnsiTheme="majorHAnsi" w:cs="Times New Roman"/>
          <w:color w:val="000000"/>
          <w:sz w:val="20"/>
          <w:szCs w:val="20"/>
        </w:rPr>
        <w:lastRenderedPageBreak/>
        <w:t xml:space="preserve">prevailing fair market value rental rate for renewal of space in the Building of equivalent size, quality, location with the length of the extended term and the credit standing of Tenant to be taken into account with not more than 12 months nor less than 12 months prior written notice to Landlord. Tenant’s right shall be personal to Tenant. </w:t>
      </w:r>
    </w:p>
    <w:p w14:paraId="465BE181" w14:textId="77777777" w:rsidR="00F105F6" w:rsidRDefault="00F105F6" w:rsidP="00F852B6">
      <w:pPr>
        <w:spacing w:after="0"/>
        <w:ind w:left="2880" w:hanging="2880"/>
        <w:rPr>
          <w:rFonts w:asciiTheme="majorHAnsi" w:hAnsiTheme="majorHAnsi" w:cs="Times New Roman"/>
          <w:color w:val="000000"/>
          <w:sz w:val="20"/>
          <w:szCs w:val="20"/>
        </w:rPr>
      </w:pPr>
    </w:p>
    <w:p w14:paraId="0159E74F" w14:textId="53DC52A8" w:rsidR="00F852B6" w:rsidRPr="00F852B6" w:rsidRDefault="00F852B6" w:rsidP="00F852B6">
      <w:pPr>
        <w:spacing w:after="0"/>
        <w:ind w:left="2880" w:hanging="2880"/>
        <w:rPr>
          <w:rFonts w:asciiTheme="majorHAnsi" w:hAnsiTheme="majorHAnsi" w:cs="Times New Roman"/>
          <w:color w:val="000000"/>
          <w:sz w:val="20"/>
          <w:szCs w:val="20"/>
        </w:rPr>
      </w:pPr>
      <w:r>
        <w:rPr>
          <w:rFonts w:asciiTheme="majorHAnsi" w:hAnsiTheme="majorHAnsi" w:cs="Times New Roman"/>
          <w:color w:val="000000"/>
          <w:sz w:val="20"/>
          <w:szCs w:val="20"/>
        </w:rPr>
        <w:t xml:space="preserve">Parking: </w:t>
      </w:r>
      <w:r>
        <w:rPr>
          <w:rFonts w:asciiTheme="majorHAnsi" w:hAnsiTheme="majorHAnsi" w:cs="Times New Roman"/>
          <w:color w:val="000000"/>
          <w:sz w:val="20"/>
          <w:szCs w:val="20"/>
        </w:rPr>
        <w:tab/>
      </w:r>
      <w:r w:rsidRPr="00F852B6">
        <w:rPr>
          <w:rFonts w:asciiTheme="majorHAnsi" w:hAnsiTheme="majorHAnsi" w:cs="Times New Roman"/>
          <w:color w:val="000000"/>
          <w:sz w:val="20"/>
          <w:szCs w:val="20"/>
        </w:rPr>
        <w:t>The Building will provide</w:t>
      </w:r>
      <w:r w:rsidR="00993AC1">
        <w:rPr>
          <w:rFonts w:asciiTheme="majorHAnsi" w:hAnsiTheme="majorHAnsi" w:cs="Times New Roman"/>
          <w:color w:val="000000"/>
          <w:sz w:val="20"/>
          <w:szCs w:val="20"/>
        </w:rPr>
        <w:t xml:space="preserve"> an overall parking ratio of 3:1000 RSF non-</w:t>
      </w:r>
      <w:r w:rsidRPr="00F852B6">
        <w:rPr>
          <w:rFonts w:asciiTheme="majorHAnsi" w:hAnsiTheme="majorHAnsi" w:cs="Times New Roman"/>
          <w:color w:val="000000"/>
          <w:sz w:val="20"/>
          <w:szCs w:val="20"/>
        </w:rPr>
        <w:t>reserved parking space</w:t>
      </w:r>
      <w:r w:rsidR="008144A1">
        <w:rPr>
          <w:rFonts w:asciiTheme="majorHAnsi" w:hAnsiTheme="majorHAnsi" w:cs="Times New Roman"/>
          <w:color w:val="000000"/>
          <w:sz w:val="20"/>
          <w:szCs w:val="20"/>
        </w:rPr>
        <w:t xml:space="preserve">s </w:t>
      </w:r>
      <w:r w:rsidRPr="00F852B6">
        <w:rPr>
          <w:rFonts w:asciiTheme="majorHAnsi" w:hAnsiTheme="majorHAnsi" w:cs="Times New Roman"/>
          <w:color w:val="000000"/>
          <w:sz w:val="20"/>
          <w:szCs w:val="20"/>
        </w:rPr>
        <w:t xml:space="preserve">in the Building’s attached Parking Garage over the initial term.  There shall be no cost for unreserved parking throughout the initial Lease Term. </w:t>
      </w:r>
    </w:p>
    <w:p w14:paraId="0D38A70D" w14:textId="45290CC7" w:rsidR="00966DF9" w:rsidRDefault="00F852B6" w:rsidP="00FF0186">
      <w:pPr>
        <w:spacing w:after="0"/>
        <w:ind w:left="2880" w:hanging="2880"/>
        <w:rPr>
          <w:rFonts w:asciiTheme="majorHAnsi" w:hAnsiTheme="majorHAnsi" w:cs="Times New Roman"/>
          <w:color w:val="000000"/>
          <w:sz w:val="20"/>
          <w:szCs w:val="20"/>
        </w:rPr>
      </w:pPr>
      <w:r>
        <w:rPr>
          <w:rFonts w:asciiTheme="majorHAnsi" w:hAnsiTheme="majorHAnsi" w:cs="Times New Roman"/>
          <w:color w:val="000000"/>
          <w:sz w:val="20"/>
          <w:szCs w:val="20"/>
        </w:rPr>
        <w:tab/>
      </w:r>
    </w:p>
    <w:p w14:paraId="77619CD6" w14:textId="2C928D04" w:rsidR="00FF0186" w:rsidRPr="00701161" w:rsidRDefault="00FF0186" w:rsidP="00FF0186">
      <w:pPr>
        <w:spacing w:after="0"/>
        <w:ind w:left="2880" w:hanging="2880"/>
        <w:rPr>
          <w:rFonts w:asciiTheme="majorHAnsi" w:hAnsiTheme="majorHAnsi" w:cs="Times New Roman"/>
          <w:color w:val="000000"/>
          <w:sz w:val="20"/>
          <w:szCs w:val="20"/>
        </w:rPr>
      </w:pPr>
      <w:r w:rsidRPr="00701161">
        <w:rPr>
          <w:rFonts w:asciiTheme="majorHAnsi" w:hAnsiTheme="majorHAnsi" w:cs="Times New Roman"/>
          <w:color w:val="000000"/>
          <w:sz w:val="20"/>
          <w:szCs w:val="20"/>
        </w:rPr>
        <w:t>Security Deposit:</w:t>
      </w:r>
      <w:r w:rsidRPr="00701161">
        <w:rPr>
          <w:rFonts w:asciiTheme="majorHAnsi" w:hAnsiTheme="majorHAnsi" w:cs="Times New Roman"/>
          <w:color w:val="000000"/>
          <w:sz w:val="20"/>
          <w:szCs w:val="20"/>
        </w:rPr>
        <w:tab/>
        <w:t xml:space="preserve">Last </w:t>
      </w:r>
      <w:proofErr w:type="gramStart"/>
      <w:r w:rsidRPr="00701161">
        <w:rPr>
          <w:rFonts w:asciiTheme="majorHAnsi" w:hAnsiTheme="majorHAnsi" w:cs="Times New Roman"/>
          <w:color w:val="000000"/>
          <w:sz w:val="20"/>
          <w:szCs w:val="20"/>
        </w:rPr>
        <w:t>months’</w:t>
      </w:r>
      <w:proofErr w:type="gramEnd"/>
      <w:r w:rsidRPr="00701161">
        <w:rPr>
          <w:rFonts w:asciiTheme="majorHAnsi" w:hAnsiTheme="majorHAnsi" w:cs="Times New Roman"/>
          <w:color w:val="000000"/>
          <w:sz w:val="20"/>
          <w:szCs w:val="20"/>
        </w:rPr>
        <w:t xml:space="preserve"> rent and operating expense due as a security deposit and first month’s rent and operating expense due upon lease execution.</w:t>
      </w:r>
      <w:r>
        <w:rPr>
          <w:rFonts w:asciiTheme="majorHAnsi" w:hAnsiTheme="majorHAnsi" w:cs="Times New Roman"/>
          <w:color w:val="000000"/>
          <w:sz w:val="20"/>
          <w:szCs w:val="20"/>
        </w:rPr>
        <w:t xml:space="preserve">  Subject to review </w:t>
      </w:r>
      <w:proofErr w:type="gramStart"/>
      <w:r>
        <w:rPr>
          <w:rFonts w:asciiTheme="majorHAnsi" w:hAnsiTheme="majorHAnsi" w:cs="Times New Roman"/>
          <w:color w:val="000000"/>
          <w:sz w:val="20"/>
          <w:szCs w:val="20"/>
        </w:rPr>
        <w:t>of</w:t>
      </w:r>
      <w:proofErr w:type="gramEnd"/>
      <w:r>
        <w:rPr>
          <w:rFonts w:asciiTheme="majorHAnsi" w:hAnsiTheme="majorHAnsi" w:cs="Times New Roman"/>
          <w:color w:val="000000"/>
          <w:sz w:val="20"/>
          <w:szCs w:val="20"/>
        </w:rPr>
        <w:t xml:space="preserve"> Tenant’s financial statements, additional security may be required in the form of a letter of credit or guaranty. </w:t>
      </w:r>
      <w:r w:rsidRPr="00701161">
        <w:rPr>
          <w:rFonts w:asciiTheme="majorHAnsi" w:hAnsiTheme="majorHAnsi" w:cs="Times New Roman"/>
          <w:color w:val="000000"/>
          <w:sz w:val="20"/>
          <w:szCs w:val="20"/>
        </w:rPr>
        <w:t xml:space="preserve"> </w:t>
      </w:r>
      <w:r>
        <w:rPr>
          <w:rFonts w:asciiTheme="majorHAnsi" w:hAnsiTheme="majorHAnsi" w:cs="Times New Roman"/>
          <w:color w:val="000000"/>
          <w:sz w:val="20"/>
          <w:szCs w:val="20"/>
        </w:rPr>
        <w:t xml:space="preserve"> </w:t>
      </w:r>
    </w:p>
    <w:p w14:paraId="195C677F" w14:textId="77777777" w:rsidR="00870612" w:rsidRDefault="00870612" w:rsidP="00355E6E">
      <w:pPr>
        <w:spacing w:after="0"/>
        <w:ind w:left="2880" w:hanging="2880"/>
        <w:rPr>
          <w:rFonts w:asciiTheme="majorHAnsi" w:hAnsiTheme="majorHAnsi" w:cs="Times New Roman"/>
          <w:color w:val="000000"/>
          <w:sz w:val="20"/>
          <w:szCs w:val="20"/>
        </w:rPr>
      </w:pPr>
    </w:p>
    <w:p w14:paraId="148A2797" w14:textId="267B2A44" w:rsidR="0021649B" w:rsidRPr="00701161" w:rsidRDefault="0021649B" w:rsidP="006E05A6">
      <w:pPr>
        <w:spacing w:after="0"/>
        <w:ind w:left="2880" w:hanging="2880"/>
        <w:rPr>
          <w:rFonts w:asciiTheme="majorHAnsi" w:hAnsiTheme="majorHAnsi" w:cs="Times New Roman"/>
          <w:color w:val="000000"/>
          <w:sz w:val="20"/>
          <w:szCs w:val="20"/>
        </w:rPr>
      </w:pPr>
      <w:r w:rsidRPr="00701161">
        <w:rPr>
          <w:rFonts w:asciiTheme="majorHAnsi" w:hAnsiTheme="majorHAnsi" w:cs="Times New Roman"/>
          <w:color w:val="000000"/>
          <w:sz w:val="20"/>
          <w:szCs w:val="20"/>
        </w:rPr>
        <w:t>Brokerage:</w:t>
      </w:r>
      <w:r w:rsidRPr="00701161">
        <w:rPr>
          <w:rFonts w:asciiTheme="majorHAnsi" w:hAnsiTheme="majorHAnsi" w:cs="Times New Roman"/>
          <w:color w:val="000000"/>
          <w:sz w:val="20"/>
          <w:szCs w:val="20"/>
        </w:rPr>
        <w:tab/>
      </w:r>
      <w:r w:rsidR="00C12773" w:rsidRPr="00701161">
        <w:rPr>
          <w:rFonts w:asciiTheme="majorHAnsi" w:hAnsiTheme="majorHAnsi" w:cs="Times New Roman"/>
          <w:color w:val="000000"/>
          <w:sz w:val="20"/>
          <w:szCs w:val="20"/>
        </w:rPr>
        <w:t xml:space="preserve">Landlord and Tenant each warrant to the other that it has not dealt with any broker or agent in connection with the negotiation or execution of the Lease other than </w:t>
      </w:r>
      <w:r w:rsidR="00993AC1">
        <w:rPr>
          <w:rFonts w:asciiTheme="majorHAnsi" w:hAnsiTheme="majorHAnsi" w:cs="Times New Roman"/>
          <w:color w:val="000000"/>
          <w:sz w:val="20"/>
          <w:szCs w:val="20"/>
        </w:rPr>
        <w:t xml:space="preserve">JLL and </w:t>
      </w:r>
      <w:r w:rsidR="00C12773" w:rsidRPr="00701161">
        <w:rPr>
          <w:rFonts w:asciiTheme="majorHAnsi" w:hAnsiTheme="majorHAnsi" w:cs="Times New Roman"/>
          <w:color w:val="000000"/>
          <w:sz w:val="20"/>
          <w:szCs w:val="20"/>
        </w:rPr>
        <w:t>Lincoln Property Company</w:t>
      </w:r>
      <w:r w:rsidR="00993AC1">
        <w:rPr>
          <w:rFonts w:asciiTheme="majorHAnsi" w:hAnsiTheme="majorHAnsi" w:cs="Times New Roman"/>
          <w:color w:val="000000"/>
          <w:sz w:val="20"/>
          <w:szCs w:val="20"/>
        </w:rPr>
        <w:t>, who shall be paid under separate agreement</w:t>
      </w:r>
      <w:r w:rsidR="004F5465">
        <w:rPr>
          <w:rFonts w:asciiTheme="majorHAnsi" w:hAnsiTheme="majorHAnsi" w:cs="Times New Roman"/>
          <w:color w:val="000000"/>
          <w:sz w:val="20"/>
          <w:szCs w:val="20"/>
        </w:rPr>
        <w:t xml:space="preserve">. </w:t>
      </w:r>
      <w:r w:rsidR="00C12773" w:rsidRPr="00701161">
        <w:rPr>
          <w:rFonts w:asciiTheme="majorHAnsi" w:hAnsiTheme="majorHAnsi" w:cs="Times New Roman"/>
          <w:color w:val="000000"/>
          <w:sz w:val="20"/>
          <w:szCs w:val="20"/>
        </w:rPr>
        <w:t>Tenant and Landlord shall each indemnify each other against all costs, expenses, attorney’s fees and other liability for commission or other compensation claimed by any other broker or agent claiming the same by, through or under the indemnifying party.</w:t>
      </w:r>
      <w:r w:rsidRPr="00701161">
        <w:rPr>
          <w:rFonts w:asciiTheme="majorHAnsi" w:hAnsiTheme="majorHAnsi" w:cs="Times New Roman"/>
          <w:color w:val="000000"/>
          <w:sz w:val="20"/>
          <w:szCs w:val="20"/>
        </w:rPr>
        <w:tab/>
      </w:r>
    </w:p>
    <w:p w14:paraId="7455B60E" w14:textId="77777777" w:rsidR="00623881" w:rsidRPr="00701161" w:rsidRDefault="00623881" w:rsidP="00FD43CE">
      <w:pPr>
        <w:spacing w:after="0"/>
        <w:rPr>
          <w:rFonts w:asciiTheme="majorHAnsi" w:hAnsiTheme="majorHAnsi" w:cs="Times New Roman"/>
          <w:color w:val="000000"/>
          <w:sz w:val="20"/>
          <w:szCs w:val="20"/>
        </w:rPr>
      </w:pPr>
    </w:p>
    <w:p w14:paraId="473431AB" w14:textId="575E2652" w:rsidR="00ED5263" w:rsidRPr="00701161" w:rsidRDefault="00CE36D1" w:rsidP="00FD43CE">
      <w:pPr>
        <w:spacing w:after="0"/>
        <w:rPr>
          <w:rFonts w:asciiTheme="majorHAnsi" w:hAnsiTheme="majorHAnsi" w:cs="Times New Roman"/>
          <w:color w:val="1F4E79"/>
          <w:sz w:val="20"/>
          <w:szCs w:val="20"/>
        </w:rPr>
      </w:pPr>
      <w:r w:rsidRPr="00701161">
        <w:rPr>
          <w:rFonts w:asciiTheme="majorHAnsi" w:hAnsiTheme="majorHAnsi" w:cs="Times New Roman"/>
          <w:color w:val="000000"/>
          <w:sz w:val="20"/>
          <w:szCs w:val="20"/>
        </w:rPr>
        <w:t>The parties recognize th</w:t>
      </w:r>
      <w:r w:rsidR="00ED5263" w:rsidRPr="00701161">
        <w:rPr>
          <w:rFonts w:asciiTheme="majorHAnsi" w:hAnsiTheme="majorHAnsi" w:cs="Times New Roman"/>
          <w:color w:val="000000"/>
          <w:sz w:val="20"/>
          <w:szCs w:val="20"/>
        </w:rPr>
        <w:t xml:space="preserve">e need for confidentiality with respect to the terms herein and the fact that discussions are taking place between the parties about the potential lease of space at the Building. The parties and their advisors shall not disclose to third parties (other than to Landlord’s or Tenant’s counsel who shall be instructed to keep this confidential): the existence of this proposal, the terms thereof and the fact that discussions are taking place regarding the potential leasing of space at the building. </w:t>
      </w:r>
    </w:p>
    <w:p w14:paraId="386236ED" w14:textId="77777777" w:rsidR="00ED5263" w:rsidRPr="00701161" w:rsidRDefault="00ED5263" w:rsidP="00ED5263">
      <w:pPr>
        <w:spacing w:after="0"/>
        <w:ind w:left="2880" w:hanging="2880"/>
        <w:rPr>
          <w:rFonts w:asciiTheme="majorHAnsi" w:hAnsiTheme="majorHAnsi" w:cs="Times New Roman"/>
          <w:b/>
          <w:color w:val="000000"/>
          <w:sz w:val="20"/>
          <w:szCs w:val="20"/>
        </w:rPr>
      </w:pPr>
    </w:p>
    <w:p w14:paraId="1F95DCA9" w14:textId="77777777" w:rsidR="00ED5263" w:rsidRPr="00701161" w:rsidRDefault="00ED5263" w:rsidP="00ED5263">
      <w:pPr>
        <w:spacing w:after="0"/>
        <w:ind w:left="2880" w:hanging="2880"/>
        <w:rPr>
          <w:rFonts w:asciiTheme="majorHAnsi" w:hAnsiTheme="majorHAnsi" w:cs="Times New Roman"/>
          <w:b/>
          <w:color w:val="000000"/>
          <w:sz w:val="20"/>
          <w:szCs w:val="20"/>
        </w:rPr>
      </w:pPr>
    </w:p>
    <w:p w14:paraId="50AAA775" w14:textId="77777777" w:rsidR="00F105F6" w:rsidRDefault="00ED5263" w:rsidP="00F105F6">
      <w:pPr>
        <w:spacing w:after="0"/>
        <w:jc w:val="center"/>
        <w:rPr>
          <w:rFonts w:asciiTheme="majorHAnsi" w:hAnsiTheme="majorHAnsi"/>
          <w:b/>
          <w:bCs/>
          <w:color w:val="000000"/>
          <w:sz w:val="20"/>
          <w:szCs w:val="20"/>
        </w:rPr>
      </w:pPr>
      <w:r w:rsidRPr="00701161">
        <w:rPr>
          <w:rFonts w:asciiTheme="majorHAnsi" w:hAnsiTheme="majorHAnsi"/>
          <w:color w:val="000000"/>
          <w:sz w:val="20"/>
          <w:szCs w:val="20"/>
        </w:rPr>
        <w:cr/>
      </w:r>
      <w:r w:rsidR="00A11951" w:rsidRPr="00701161">
        <w:rPr>
          <w:rFonts w:asciiTheme="majorHAnsi" w:hAnsiTheme="majorHAnsi"/>
          <w:color w:val="000000"/>
          <w:sz w:val="20"/>
          <w:szCs w:val="20"/>
        </w:rPr>
        <w:br w:type="page"/>
      </w:r>
      <w:r w:rsidR="00F105F6">
        <w:rPr>
          <w:rFonts w:asciiTheme="majorHAnsi" w:hAnsiTheme="majorHAnsi"/>
          <w:b/>
          <w:bCs/>
          <w:color w:val="000000"/>
          <w:sz w:val="20"/>
          <w:szCs w:val="20"/>
        </w:rPr>
        <w:lastRenderedPageBreak/>
        <w:t>EXHIBIT A</w:t>
      </w:r>
    </w:p>
    <w:p w14:paraId="382B1B0D" w14:textId="77777777" w:rsidR="00F105F6" w:rsidRDefault="00F105F6" w:rsidP="00F105F6">
      <w:pPr>
        <w:spacing w:after="0"/>
        <w:jc w:val="center"/>
        <w:rPr>
          <w:rFonts w:asciiTheme="majorHAnsi" w:hAnsiTheme="majorHAnsi"/>
          <w:b/>
          <w:bCs/>
          <w:color w:val="000000"/>
          <w:sz w:val="20"/>
          <w:szCs w:val="20"/>
        </w:rPr>
      </w:pPr>
    </w:p>
    <w:p w14:paraId="4D7625A4" w14:textId="77777777" w:rsidR="003744CB" w:rsidRDefault="003744CB" w:rsidP="003744CB">
      <w:pPr>
        <w:spacing w:after="0"/>
        <w:jc w:val="center"/>
        <w:rPr>
          <w:ins w:id="29" w:author="Gholston, Luke" w:date="2026-02-16T14:09:00Z" w16du:dateUtc="2026-02-16T20:09:00Z"/>
          <w:rFonts w:asciiTheme="majorHAnsi" w:hAnsiTheme="majorHAnsi"/>
          <w:color w:val="000000"/>
          <w:sz w:val="20"/>
          <w:szCs w:val="20"/>
        </w:rPr>
      </w:pPr>
      <w:ins w:id="30" w:author="Gholston, Luke" w:date="2026-02-16T14:09:00Z" w16du:dateUtc="2026-02-16T20:09:00Z">
        <w:r w:rsidRPr="00F105F6">
          <w:rPr>
            <w:rFonts w:asciiTheme="majorHAnsi" w:hAnsiTheme="majorHAnsi"/>
            <w:noProof/>
            <w:color w:val="000000"/>
            <w:sz w:val="20"/>
            <w:szCs w:val="20"/>
          </w:rPr>
          <w:drawing>
            <wp:inline distT="0" distB="0" distL="0" distR="0" wp14:anchorId="2BF4A0AC" wp14:editId="62C4C3FE">
              <wp:extent cx="3257550" cy="2611935"/>
              <wp:effectExtent l="0" t="0" r="0" b="0"/>
              <wp:docPr id="192730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01945" name=""/>
                      <pic:cNvPicPr/>
                    </pic:nvPicPr>
                    <pic:blipFill>
                      <a:blip r:embed="rId12"/>
                      <a:stretch>
                        <a:fillRect/>
                      </a:stretch>
                    </pic:blipFill>
                    <pic:spPr>
                      <a:xfrm>
                        <a:off x="0" y="0"/>
                        <a:ext cx="3265350" cy="2618189"/>
                      </a:xfrm>
                      <a:prstGeom prst="rect">
                        <a:avLst/>
                      </a:prstGeom>
                    </pic:spPr>
                  </pic:pic>
                </a:graphicData>
              </a:graphic>
            </wp:inline>
          </w:drawing>
        </w:r>
      </w:ins>
    </w:p>
    <w:p w14:paraId="488EDE58" w14:textId="77777777" w:rsidR="003744CB" w:rsidRDefault="003744CB" w:rsidP="003744CB">
      <w:pPr>
        <w:spacing w:after="0"/>
        <w:jc w:val="center"/>
        <w:rPr>
          <w:ins w:id="31" w:author="Gholston, Luke" w:date="2026-02-16T14:09:00Z" w16du:dateUtc="2026-02-16T20:09:00Z"/>
          <w:rFonts w:asciiTheme="majorHAnsi" w:hAnsiTheme="majorHAnsi"/>
          <w:color w:val="000000"/>
          <w:sz w:val="20"/>
          <w:szCs w:val="20"/>
        </w:rPr>
      </w:pPr>
    </w:p>
    <w:p w14:paraId="72E348F7" w14:textId="36726902" w:rsidR="00F105F6" w:rsidRDefault="003744CB" w:rsidP="00F105F6">
      <w:pPr>
        <w:spacing w:after="0"/>
        <w:jc w:val="center"/>
        <w:rPr>
          <w:rFonts w:asciiTheme="majorHAnsi" w:hAnsiTheme="majorHAnsi"/>
          <w:color w:val="000000"/>
          <w:sz w:val="20"/>
          <w:szCs w:val="20"/>
        </w:rPr>
      </w:pPr>
      <w:ins w:id="32" w:author="Gholston, Luke" w:date="2026-02-16T14:09:00Z" w16du:dateUtc="2026-02-16T20:09:00Z">
        <w:del w:id="33" w:author="Trish Williams" w:date="2026-02-18T08:25:00Z" w16du:dateUtc="2026-02-18T14:25:00Z">
          <w:r w:rsidRPr="00F105F6" w:rsidDel="00934088">
            <w:rPr>
              <w:rFonts w:asciiTheme="majorHAnsi" w:hAnsiTheme="majorHAnsi"/>
              <w:noProof/>
              <w:color w:val="000000"/>
              <w:sz w:val="20"/>
              <w:szCs w:val="20"/>
            </w:rPr>
            <w:drawing>
              <wp:inline distT="0" distB="0" distL="0" distR="0" wp14:anchorId="35ECA1D2" wp14:editId="5E333D67">
                <wp:extent cx="3495675" cy="2252963"/>
                <wp:effectExtent l="0" t="0" r="0" b="0"/>
                <wp:docPr id="85540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06954" name=""/>
                        <pic:cNvPicPr/>
                      </pic:nvPicPr>
                      <pic:blipFill>
                        <a:blip r:embed="rId13"/>
                        <a:stretch>
                          <a:fillRect/>
                        </a:stretch>
                      </pic:blipFill>
                      <pic:spPr>
                        <a:xfrm>
                          <a:off x="0" y="0"/>
                          <a:ext cx="3500463" cy="2256049"/>
                        </a:xfrm>
                        <a:prstGeom prst="rect">
                          <a:avLst/>
                        </a:prstGeom>
                      </pic:spPr>
                    </pic:pic>
                  </a:graphicData>
                </a:graphic>
              </wp:inline>
            </w:drawing>
          </w:r>
        </w:del>
      </w:ins>
    </w:p>
    <w:p w14:paraId="38209E84" w14:textId="77777777" w:rsidR="00F105F6" w:rsidRDefault="00F105F6" w:rsidP="00F105F6">
      <w:pPr>
        <w:spacing w:after="0"/>
        <w:jc w:val="center"/>
        <w:rPr>
          <w:rFonts w:asciiTheme="majorHAnsi" w:hAnsiTheme="majorHAnsi"/>
          <w:color w:val="000000"/>
          <w:sz w:val="20"/>
          <w:szCs w:val="20"/>
        </w:rPr>
      </w:pPr>
    </w:p>
    <w:p w14:paraId="7E8A490C" w14:textId="50DA02DC" w:rsidR="00F105F6" w:rsidRDefault="00F105F6" w:rsidP="00F105F6">
      <w:pPr>
        <w:spacing w:after="0"/>
        <w:jc w:val="center"/>
        <w:rPr>
          <w:rFonts w:asciiTheme="majorHAnsi" w:hAnsiTheme="majorHAnsi"/>
          <w:color w:val="000000"/>
          <w:sz w:val="20"/>
          <w:szCs w:val="20"/>
        </w:rPr>
      </w:pPr>
      <w:r>
        <w:rPr>
          <w:rFonts w:asciiTheme="majorHAnsi" w:hAnsiTheme="majorHAnsi"/>
          <w:color w:val="000000"/>
          <w:sz w:val="20"/>
          <w:szCs w:val="20"/>
        </w:rPr>
        <w:br w:type="page"/>
      </w:r>
    </w:p>
    <w:p w14:paraId="10AD5FCF" w14:textId="77777777" w:rsidR="00A11951" w:rsidRPr="00701161" w:rsidRDefault="00A11951">
      <w:pPr>
        <w:spacing w:after="0"/>
        <w:jc w:val="left"/>
        <w:rPr>
          <w:rFonts w:asciiTheme="majorHAnsi" w:hAnsiTheme="majorHAnsi"/>
          <w:color w:val="000000"/>
          <w:sz w:val="20"/>
          <w:szCs w:val="20"/>
        </w:rPr>
      </w:pPr>
    </w:p>
    <w:p w14:paraId="621347A0" w14:textId="3EDA7469" w:rsidR="00CF142F" w:rsidRDefault="00A24E75" w:rsidP="00386EC1">
      <w:pPr>
        <w:pStyle w:val="Caption"/>
        <w:jc w:val="left"/>
      </w:pPr>
      <w:r>
        <w:t xml:space="preserve">Figure </w:t>
      </w:r>
      <w:fldSimple w:instr=" SEQ Figure \* ARABIC ">
        <w:r w:rsidR="00D04490">
          <w:rPr>
            <w:noProof/>
          </w:rPr>
          <w:t>1</w:t>
        </w:r>
      </w:fldSimple>
      <w:r>
        <w:t xml:space="preserve"> Proposed Premises</w:t>
      </w:r>
      <w:bookmarkStart w:id="34" w:name="Layout1_(8)"/>
      <w:bookmarkEnd w:id="34"/>
    </w:p>
    <w:bookmarkStart w:id="35" w:name="Pfluger_PRICING"/>
    <w:bookmarkEnd w:id="35"/>
    <w:p w14:paraId="423D86D9" w14:textId="572ECE01" w:rsidR="005E02D9" w:rsidRPr="005E02D9" w:rsidRDefault="005E02D9" w:rsidP="005E02D9">
      <w:pPr>
        <w:kinsoku w:val="0"/>
        <w:overflowPunct w:val="0"/>
        <w:autoSpaceDE w:val="0"/>
        <w:autoSpaceDN w:val="0"/>
        <w:adjustRightInd w:val="0"/>
        <w:spacing w:after="0"/>
        <w:jc w:val="left"/>
        <w:rPr>
          <w:rFonts w:eastAsia="Times New Roman" w:cs="Times New Roman"/>
          <w:sz w:val="20"/>
          <w:szCs w:val="20"/>
        </w:rPr>
      </w:pPr>
      <w:r w:rsidRPr="005E02D9">
        <w:rPr>
          <w:rFonts w:eastAsia="Times New Roman" w:cs="Times New Roman"/>
          <w:noProof/>
          <w:sz w:val="20"/>
          <w:szCs w:val="20"/>
        </w:rPr>
        <mc:AlternateContent>
          <mc:Choice Requires="wpg">
            <w:drawing>
              <wp:inline distT="0" distB="0" distL="0" distR="0" wp14:anchorId="3DC68B03" wp14:editId="0E83D29A">
                <wp:extent cx="3726180" cy="2795732"/>
                <wp:effectExtent l="0" t="0" r="7620" b="5080"/>
                <wp:docPr id="1076751089"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6180" cy="2795732"/>
                          <a:chOff x="0" y="64"/>
                          <a:chExt cx="6120" cy="5540"/>
                        </a:xfrm>
                      </wpg:grpSpPr>
                      <pic:pic xmlns:pic="http://schemas.openxmlformats.org/drawingml/2006/picture">
                        <pic:nvPicPr>
                          <pic:cNvPr id="128005196" name="Picture 53"/>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629" y="5397"/>
                            <a:ext cx="24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45900546" name="Picture 54"/>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64"/>
                            <a:ext cx="6120" cy="5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67622096" name="Text Box 56"/>
                        <wps:cNvSpPr txBox="1">
                          <a:spLocks noChangeArrowheads="1"/>
                        </wps:cNvSpPr>
                        <wps:spPr bwMode="auto">
                          <a:xfrm>
                            <a:off x="4246" y="1709"/>
                            <a:ext cx="366"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34D46" w14:textId="77777777" w:rsidR="005E02D9" w:rsidRDefault="005E02D9" w:rsidP="005E02D9">
                              <w:pPr>
                                <w:pStyle w:val="ListParagraph"/>
                                <w:kinsoku w:val="0"/>
                                <w:overflowPunct w:val="0"/>
                                <w:spacing w:before="4"/>
                                <w:rPr>
                                  <w:rFonts w:ascii="Arial Narrow" w:hAnsi="Arial Narrow" w:cs="Arial Narrow"/>
                                  <w:spacing w:val="-2"/>
                                  <w:w w:val="105"/>
                                  <w:sz w:val="11"/>
                                  <w:szCs w:val="11"/>
                                </w:rPr>
                              </w:pPr>
                              <w:r>
                                <w:rPr>
                                  <w:rFonts w:ascii="Arial Narrow" w:hAnsi="Arial Narrow" w:cs="Arial Narrow"/>
                                  <w:spacing w:val="-2"/>
                                  <w:w w:val="105"/>
                                  <w:sz w:val="11"/>
                                  <w:szCs w:val="11"/>
                                </w:rPr>
                                <w:t>OFFICE</w:t>
                              </w:r>
                            </w:p>
                          </w:txbxContent>
                        </wps:txbx>
                        <wps:bodyPr rot="0" vert="horz" wrap="square" lIns="0" tIns="0" rIns="0" bIns="0" anchor="t" anchorCtr="0" upright="1">
                          <a:noAutofit/>
                        </wps:bodyPr>
                      </wps:wsp>
                      <wps:wsp>
                        <wps:cNvPr id="673675798" name="Text Box 57"/>
                        <wps:cNvSpPr txBox="1">
                          <a:spLocks noChangeArrowheads="1"/>
                        </wps:cNvSpPr>
                        <wps:spPr bwMode="auto">
                          <a:xfrm>
                            <a:off x="4260" y="2630"/>
                            <a:ext cx="366"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868A0" w14:textId="77777777" w:rsidR="005E02D9" w:rsidRDefault="005E02D9" w:rsidP="005E02D9">
                              <w:pPr>
                                <w:pStyle w:val="ListParagraph"/>
                                <w:kinsoku w:val="0"/>
                                <w:overflowPunct w:val="0"/>
                                <w:spacing w:before="4"/>
                                <w:rPr>
                                  <w:rFonts w:ascii="Arial Narrow" w:hAnsi="Arial Narrow" w:cs="Arial Narrow"/>
                                  <w:spacing w:val="-2"/>
                                  <w:w w:val="105"/>
                                  <w:sz w:val="11"/>
                                  <w:szCs w:val="11"/>
                                </w:rPr>
                              </w:pPr>
                              <w:r>
                                <w:rPr>
                                  <w:rFonts w:ascii="Arial Narrow" w:hAnsi="Arial Narrow" w:cs="Arial Narrow"/>
                                  <w:spacing w:val="-2"/>
                                  <w:w w:val="105"/>
                                  <w:sz w:val="11"/>
                                  <w:szCs w:val="11"/>
                                </w:rPr>
                                <w:t>OFFICE</w:t>
                              </w:r>
                            </w:p>
                          </w:txbxContent>
                        </wps:txbx>
                        <wps:bodyPr rot="0" vert="horz" wrap="square" lIns="0" tIns="0" rIns="0" bIns="0" anchor="t" anchorCtr="0" upright="1">
                          <a:noAutofit/>
                        </wps:bodyPr>
                      </wps:wsp>
                      <wps:wsp>
                        <wps:cNvPr id="763818200" name="Text Box 58"/>
                        <wps:cNvSpPr txBox="1">
                          <a:spLocks noChangeArrowheads="1"/>
                        </wps:cNvSpPr>
                        <wps:spPr bwMode="auto">
                          <a:xfrm>
                            <a:off x="4260" y="3492"/>
                            <a:ext cx="366"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26EB4" w14:textId="77777777" w:rsidR="005E02D9" w:rsidRDefault="005E02D9" w:rsidP="005E02D9">
                              <w:pPr>
                                <w:pStyle w:val="ListParagraph"/>
                                <w:kinsoku w:val="0"/>
                                <w:overflowPunct w:val="0"/>
                                <w:spacing w:before="4"/>
                                <w:rPr>
                                  <w:rFonts w:ascii="Arial Narrow" w:hAnsi="Arial Narrow" w:cs="Arial Narrow"/>
                                  <w:spacing w:val="-2"/>
                                  <w:w w:val="105"/>
                                  <w:sz w:val="11"/>
                                  <w:szCs w:val="11"/>
                                </w:rPr>
                              </w:pPr>
                              <w:r>
                                <w:rPr>
                                  <w:rFonts w:ascii="Arial Narrow" w:hAnsi="Arial Narrow" w:cs="Arial Narrow"/>
                                  <w:spacing w:val="-2"/>
                                  <w:w w:val="105"/>
                                  <w:sz w:val="11"/>
                                  <w:szCs w:val="11"/>
                                </w:rPr>
                                <w:t>OFFICE</w:t>
                              </w:r>
                            </w:p>
                          </w:txbxContent>
                        </wps:txbx>
                        <wps:bodyPr rot="0" vert="horz" wrap="square" lIns="0" tIns="0" rIns="0" bIns="0" anchor="t" anchorCtr="0" upright="1">
                          <a:noAutofit/>
                        </wps:bodyPr>
                      </wps:wsp>
                      <wps:wsp>
                        <wps:cNvPr id="486802554" name="Text Box 59"/>
                        <wps:cNvSpPr txBox="1">
                          <a:spLocks noChangeArrowheads="1"/>
                        </wps:cNvSpPr>
                        <wps:spPr bwMode="auto">
                          <a:xfrm>
                            <a:off x="3715" y="4601"/>
                            <a:ext cx="681" cy="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DF285" w14:textId="77777777" w:rsidR="005E02D9" w:rsidRDefault="005E02D9" w:rsidP="005E02D9">
                              <w:pPr>
                                <w:pStyle w:val="ListParagraph"/>
                                <w:kinsoku w:val="0"/>
                                <w:overflowPunct w:val="0"/>
                                <w:spacing w:before="4"/>
                                <w:rPr>
                                  <w:rFonts w:ascii="Arial Narrow" w:hAnsi="Arial Narrow" w:cs="Arial Narrow"/>
                                  <w:spacing w:val="-2"/>
                                  <w:w w:val="105"/>
                                  <w:sz w:val="11"/>
                                  <w:szCs w:val="11"/>
                                </w:rPr>
                              </w:pPr>
                              <w:r>
                                <w:rPr>
                                  <w:rFonts w:ascii="Arial Narrow" w:hAnsi="Arial Narrow" w:cs="Arial Narrow"/>
                                  <w:spacing w:val="-2"/>
                                  <w:w w:val="105"/>
                                  <w:sz w:val="11"/>
                                  <w:szCs w:val="11"/>
                                </w:rPr>
                                <w:t>CONFERENCE</w:t>
                              </w:r>
                            </w:p>
                          </w:txbxContent>
                        </wps:txbx>
                        <wps:bodyPr rot="0" vert="horz" wrap="square" lIns="0" tIns="0" rIns="0" bIns="0" anchor="t" anchorCtr="0" upright="1">
                          <a:noAutofit/>
                        </wps:bodyPr>
                      </wps:wsp>
                    </wpg:wgp>
                  </a:graphicData>
                </a:graphic>
              </wp:inline>
            </w:drawing>
          </mc:Choice>
          <mc:Fallback>
            <w:pict>
              <v:group w14:anchorId="3DC68B03" id="Group 55" o:spid="_x0000_s1026" style="width:293.4pt;height:220.15pt;mso-position-horizontal-relative:char;mso-position-vertical-relative:line" coordorigin=",64" coordsize="6120,5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7" type="#_x0000_t75" style="position:absolute;left:1629;top:5397;width:24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">
                  <v:imagedata r:id="rId16" o:title=""/>
                  <o:lock v:ext="edit" aspectratio="f"/>
                </v:shape>
                <v:shape id="Picture 54" o:spid="_x0000_s1028" type="#_x0000_t75" style="position:absolute;top:64;width:6120;height: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">
                  <v:imagedata r:id="rId17" o:title=""/>
                  <o:lock v:ext="edit" aspectratio="f"/>
                </v:shape>
                <v:shapetype id="_x0000_t202" coordsize="21600,21600" o:spt="202" path="m,l,21600r21600,l21600,xe">
                  <v:stroke joinstyle="miter"/>
                  <v:path gradientshapeok="t" o:connecttype="rect"/>
                </v:shapetype>
                <v:shape id="Text Box 56" o:spid="_x0000_s1029" type="#_x0000_t202" style="position:absolute;left:4246;top:1709;width:366;height: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" filled="f" stroked="f">
                  <v:textbox inset="0,0,0,0">
                    <w:txbxContent>
                      <w:p w14:paraId="58034D46" w14:textId="77777777" w:rsidR="005E02D9" w:rsidRDefault="005E02D9" w:rsidP="005E02D9">
                        <w:pPr>
                          <w:pStyle w:val="ListParagraph"/>
                          <w:kinsoku w:val="0"/>
                          <w:overflowPunct w:val="0"/>
                          <w:spacing w:before="4"/>
                          <w:rPr>
                            <w:rFonts w:ascii="Arial Narrow" w:hAnsi="Arial Narrow" w:cs="Arial Narrow"/>
                            <w:spacing w:val="-2"/>
                            <w:w w:val="105"/>
                            <w:sz w:val="11"/>
                            <w:szCs w:val="11"/>
                          </w:rPr>
                        </w:pPr>
                        <w:r>
                          <w:rPr>
                            <w:rFonts w:ascii="Arial Narrow" w:hAnsi="Arial Narrow" w:cs="Arial Narrow"/>
                            <w:spacing w:val="-2"/>
                            <w:w w:val="105"/>
                            <w:sz w:val="11"/>
                            <w:szCs w:val="11"/>
                          </w:rPr>
                          <w:t>OFFICE</w:t>
                        </w:r>
                      </w:p>
                    </w:txbxContent>
                  </v:textbox>
                </v:shape>
                <v:shape id="Text Box 57" o:spid="_x0000_s1030" type="#_x0000_t202" style="position:absolute;left:4260;top:2630;width:366;height: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" filled="f" stroked="f">
                  <v:textbox inset="0,0,0,0">
                    <w:txbxContent>
                      <w:p w14:paraId="11B868A0" w14:textId="77777777" w:rsidR="005E02D9" w:rsidRDefault="005E02D9" w:rsidP="005E02D9">
                        <w:pPr>
                          <w:pStyle w:val="ListParagraph"/>
                          <w:kinsoku w:val="0"/>
                          <w:overflowPunct w:val="0"/>
                          <w:spacing w:before="4"/>
                          <w:rPr>
                            <w:rFonts w:ascii="Arial Narrow" w:hAnsi="Arial Narrow" w:cs="Arial Narrow"/>
                            <w:spacing w:val="-2"/>
                            <w:w w:val="105"/>
                            <w:sz w:val="11"/>
                            <w:szCs w:val="11"/>
                          </w:rPr>
                        </w:pPr>
                        <w:r>
                          <w:rPr>
                            <w:rFonts w:ascii="Arial Narrow" w:hAnsi="Arial Narrow" w:cs="Arial Narrow"/>
                            <w:spacing w:val="-2"/>
                            <w:w w:val="105"/>
                            <w:sz w:val="11"/>
                            <w:szCs w:val="11"/>
                          </w:rPr>
                          <w:t>OFFICE</w:t>
                        </w:r>
                      </w:p>
                    </w:txbxContent>
                  </v:textbox>
                </v:shape>
                <v:shape id="Text Box 58" o:spid="_x0000_s1031" type="#_x0000_t202" style="position:absolute;left:4260;top:3492;width:366;height: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" filled="f" stroked="f">
                  <v:textbox inset="0,0,0,0">
                    <w:txbxContent>
                      <w:p w14:paraId="6A926EB4" w14:textId="77777777" w:rsidR="005E02D9" w:rsidRDefault="005E02D9" w:rsidP="005E02D9">
                        <w:pPr>
                          <w:pStyle w:val="ListParagraph"/>
                          <w:kinsoku w:val="0"/>
                          <w:overflowPunct w:val="0"/>
                          <w:spacing w:before="4"/>
                          <w:rPr>
                            <w:rFonts w:ascii="Arial Narrow" w:hAnsi="Arial Narrow" w:cs="Arial Narrow"/>
                            <w:spacing w:val="-2"/>
                            <w:w w:val="105"/>
                            <w:sz w:val="11"/>
                            <w:szCs w:val="11"/>
                          </w:rPr>
                        </w:pPr>
                        <w:r>
                          <w:rPr>
                            <w:rFonts w:ascii="Arial Narrow" w:hAnsi="Arial Narrow" w:cs="Arial Narrow"/>
                            <w:spacing w:val="-2"/>
                            <w:w w:val="105"/>
                            <w:sz w:val="11"/>
                            <w:szCs w:val="11"/>
                          </w:rPr>
                          <w:t>OFFICE</w:t>
                        </w:r>
                      </w:p>
                    </w:txbxContent>
                  </v:textbox>
                </v:shape>
                <v:shape id="Text Box 59" o:spid="_x0000_s1032" type="#_x0000_t202" style="position:absolute;left:3715;top:4601;width:681;height: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" filled="f" stroked="f">
                  <v:textbox inset="0,0,0,0">
                    <w:txbxContent>
                      <w:p w14:paraId="0EADF285" w14:textId="77777777" w:rsidR="005E02D9" w:rsidRDefault="005E02D9" w:rsidP="005E02D9">
                        <w:pPr>
                          <w:pStyle w:val="ListParagraph"/>
                          <w:kinsoku w:val="0"/>
                          <w:overflowPunct w:val="0"/>
                          <w:spacing w:before="4"/>
                          <w:rPr>
                            <w:rFonts w:ascii="Arial Narrow" w:hAnsi="Arial Narrow" w:cs="Arial Narrow"/>
                            <w:spacing w:val="-2"/>
                            <w:w w:val="105"/>
                            <w:sz w:val="11"/>
                            <w:szCs w:val="11"/>
                          </w:rPr>
                        </w:pPr>
                        <w:r>
                          <w:rPr>
                            <w:rFonts w:ascii="Arial Narrow" w:hAnsi="Arial Narrow" w:cs="Arial Narrow"/>
                            <w:spacing w:val="-2"/>
                            <w:w w:val="105"/>
                            <w:sz w:val="11"/>
                            <w:szCs w:val="11"/>
                          </w:rPr>
                          <w:t>CONFERENCE</w:t>
                        </w:r>
                      </w:p>
                    </w:txbxContent>
                  </v:textbox>
                </v:shape>
                <w10:anchorlock/>
              </v:group>
            </w:pict>
          </mc:Fallback>
        </mc:AlternateContent>
      </w:r>
    </w:p>
    <w:p w14:paraId="28B66219" w14:textId="39209B79" w:rsidR="00993AC1" w:rsidRPr="00993AC1" w:rsidRDefault="00993AC1" w:rsidP="00993AC1">
      <w:pPr>
        <w:kinsoku w:val="0"/>
        <w:overflowPunct w:val="0"/>
        <w:autoSpaceDE w:val="0"/>
        <w:autoSpaceDN w:val="0"/>
        <w:adjustRightInd w:val="0"/>
        <w:spacing w:after="0"/>
        <w:jc w:val="left"/>
        <w:rPr>
          <w:rFonts w:eastAsia="Times New Roman" w:cs="Times New Roman"/>
          <w:sz w:val="20"/>
          <w:szCs w:val="20"/>
        </w:rPr>
      </w:pPr>
      <w:bookmarkStart w:id="36" w:name="Layout2_(8)"/>
      <w:bookmarkEnd w:id="36"/>
    </w:p>
    <w:p w14:paraId="03EDAFD5" w14:textId="77777777" w:rsidR="00217B01" w:rsidRPr="004C54BD" w:rsidRDefault="00217B01" w:rsidP="004C54BD"/>
    <w:p w14:paraId="05D2D652" w14:textId="339BB151" w:rsidR="001772D8" w:rsidRPr="001772D8" w:rsidRDefault="001772D8" w:rsidP="001772D8">
      <w:bookmarkStart w:id="37" w:name="Layout2_(4)"/>
      <w:bookmarkEnd w:id="37"/>
    </w:p>
    <w:p w14:paraId="40A08F7E" w14:textId="77777777" w:rsidR="003939EB" w:rsidRDefault="003939EB" w:rsidP="003939EB"/>
    <w:p w14:paraId="1A086B49" w14:textId="7DCE3AB6" w:rsidR="00C34033" w:rsidRPr="00C34033" w:rsidRDefault="00C34033" w:rsidP="00C34033">
      <w:pPr>
        <w:pStyle w:val="BodyText"/>
        <w:kinsoku w:val="0"/>
        <w:overflowPunct w:val="0"/>
        <w:rPr>
          <w:rFonts w:eastAsia="Times New Roman" w:cs="Times New Roman"/>
          <w:sz w:val="20"/>
          <w:szCs w:val="20"/>
        </w:rPr>
      </w:pPr>
    </w:p>
    <w:p w14:paraId="50088E02" w14:textId="1EEF2E7E" w:rsidR="00C34033" w:rsidRPr="00C34033" w:rsidRDefault="00C34033" w:rsidP="00C34033">
      <w:pPr>
        <w:kinsoku w:val="0"/>
        <w:overflowPunct w:val="0"/>
        <w:autoSpaceDE w:val="0"/>
        <w:autoSpaceDN w:val="0"/>
        <w:adjustRightInd w:val="0"/>
        <w:spacing w:after="0"/>
        <w:jc w:val="left"/>
        <w:rPr>
          <w:rFonts w:eastAsia="Times New Roman" w:cs="Times New Roman"/>
          <w:sz w:val="20"/>
          <w:szCs w:val="20"/>
        </w:rPr>
      </w:pPr>
    </w:p>
    <w:p w14:paraId="25F0991D" w14:textId="79B78532" w:rsidR="003939EB" w:rsidRDefault="003939EB">
      <w:pPr>
        <w:spacing w:after="0"/>
        <w:jc w:val="left"/>
      </w:pPr>
      <w:bookmarkStart w:id="38" w:name="Layout1"/>
      <w:bookmarkEnd w:id="38"/>
    </w:p>
    <w:p w14:paraId="0A2B9E88" w14:textId="77777777" w:rsidR="003939EB" w:rsidRPr="003939EB" w:rsidRDefault="003939EB" w:rsidP="003939EB"/>
    <w:p w14:paraId="25862EFD" w14:textId="731DD603" w:rsidR="00D51624" w:rsidRDefault="00D51624" w:rsidP="00ED5263">
      <w:pPr>
        <w:tabs>
          <w:tab w:val="left" w:pos="0"/>
        </w:tabs>
        <w:suppressAutoHyphens/>
        <w:spacing w:after="0"/>
        <w:ind w:left="3456" w:hanging="3456"/>
      </w:pPr>
      <w:r>
        <w:rPr>
          <w:noProof/>
        </w:rPr>
        <w:lastRenderedPageBreak/>
        <w:drawing>
          <wp:inline distT="0" distB="0" distL="0" distR="0" wp14:anchorId="426F9608" wp14:editId="43532530">
            <wp:extent cx="5356860" cy="3549438"/>
            <wp:effectExtent l="0" t="0" r="0" b="0"/>
            <wp:docPr id="861712093" name="Picture 1" descr="A building with many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12093" name="Picture 1" descr="A building with many window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0664" cy="3551958"/>
                    </a:xfrm>
                    <a:prstGeom prst="rect">
                      <a:avLst/>
                    </a:prstGeom>
                  </pic:spPr>
                </pic:pic>
              </a:graphicData>
            </a:graphic>
          </wp:inline>
        </w:drawing>
      </w:r>
    </w:p>
    <w:p w14:paraId="5AA83556" w14:textId="2F659E95" w:rsidR="00D51624" w:rsidRDefault="00D51624" w:rsidP="005D2574">
      <w:pPr>
        <w:spacing w:after="0"/>
      </w:pPr>
      <w:r>
        <w:br w:type="page"/>
      </w:r>
      <w:r w:rsidR="00B46F2F">
        <w:lastRenderedPageBreak/>
        <w:t>Building Amenities</w:t>
      </w:r>
    </w:p>
    <w:p w14:paraId="6293CD81" w14:textId="378335B9" w:rsidR="006D34D2" w:rsidRDefault="005B0CC3" w:rsidP="005D2574">
      <w:pPr>
        <w:spacing w:after="0"/>
      </w:pPr>
      <w:r>
        <w:rPr>
          <w:noProof/>
        </w:rPr>
        <w:object w:dxaOrig="7345" w:dyaOrig="9505" w14:anchorId="3FB0BB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8pt;height:475.8pt" o:ole="">
            <v:imagedata r:id="rId19" o:title=""/>
          </v:shape>
          <o:OLEObject Type="Embed" ProgID="Acrobat.Document.DC" ShapeID="_x0000_i1025" DrawAspect="Content" ObjectID="_1832908394" r:id="rId20"/>
        </w:object>
      </w:r>
    </w:p>
    <w:sectPr w:rsidR="006D34D2" w:rsidSect="00F704EF">
      <w:headerReference w:type="default" r:id="rId21"/>
      <w:headerReference w:type="first" r:id="rId22"/>
      <w:pgSz w:w="12240" w:h="15840" w:code="1"/>
      <w:pgMar w:top="3780" w:right="1627" w:bottom="1440" w:left="1440" w:header="180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2C13" w14:textId="77777777" w:rsidR="000E0831" w:rsidRDefault="000E0831" w:rsidP="00AB225B">
      <w:pPr>
        <w:pStyle w:val="BodyText2"/>
      </w:pPr>
      <w:r>
        <w:separator/>
      </w:r>
    </w:p>
  </w:endnote>
  <w:endnote w:type="continuationSeparator" w:id="0">
    <w:p w14:paraId="2476CF7F" w14:textId="77777777" w:rsidR="000E0831" w:rsidRDefault="000E0831" w:rsidP="00AB225B">
      <w:pPr>
        <w:pStyle w:val="BodyText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01" w:usb1="1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771D" w14:textId="2AD53DC0" w:rsidR="0059744F" w:rsidRDefault="00822756" w:rsidP="00906FBB">
    <w:pPr>
      <w:pStyle w:val="Footer"/>
      <w:jc w:val="left"/>
    </w:pPr>
    <w:r w:rsidRPr="00822756">
      <w:rPr>
        <w:rStyle w:val="DocID"/>
      </w:rPr>
      <w:fldChar w:fldCharType="begin"/>
    </w:r>
    <w:r w:rsidRPr="00822756">
      <w:rPr>
        <w:rStyle w:val="DocID"/>
      </w:rPr>
      <w:instrText xml:space="preserve"> DOCPROPERTY "DocID" \* MERGEFORMAT </w:instrText>
    </w:r>
    <w:r w:rsidRPr="00822756">
      <w:rPr>
        <w:rStyle w:val="DocID"/>
      </w:rPr>
      <w:fldChar w:fldCharType="separate"/>
    </w:r>
    <w:r w:rsidR="00D04490">
      <w:rPr>
        <w:rStyle w:val="DocID"/>
      </w:rPr>
      <w:t>US 1542403v.3 VIN210/10702</w:t>
    </w:r>
    <w:r w:rsidRPr="00822756">
      <w:rPr>
        <w:rStyle w:val="Doc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ECEF" w14:textId="77777777" w:rsidR="000E0831" w:rsidRDefault="000E0831" w:rsidP="00AB225B">
      <w:pPr>
        <w:pStyle w:val="BodyText2"/>
      </w:pPr>
      <w:r>
        <w:separator/>
      </w:r>
    </w:p>
  </w:footnote>
  <w:footnote w:type="continuationSeparator" w:id="0">
    <w:p w14:paraId="13CF6820" w14:textId="77777777" w:rsidR="000E0831" w:rsidRDefault="000E0831" w:rsidP="00AB225B">
      <w:pPr>
        <w:pStyle w:val="BodyText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2B72" w14:textId="7F17936A" w:rsidR="000032B4" w:rsidRPr="007E23DF" w:rsidRDefault="00CB0E8F">
    <w:pPr>
      <w:pStyle w:val="Header"/>
      <w:rPr>
        <w:rFonts w:ascii="Futura Bk BT" w:hAnsi="Futura Bk BT"/>
        <w:sz w:val="20"/>
        <w:szCs w:val="20"/>
      </w:rPr>
    </w:pPr>
    <w:r>
      <w:rPr>
        <w:rFonts w:ascii="Futura Bk BT" w:hAnsi="Futura Bk BT"/>
        <w:sz w:val="20"/>
        <w:szCs w:val="20"/>
      </w:rPr>
      <w:t>Eastbound</w:t>
    </w:r>
  </w:p>
  <w:p w14:paraId="4E5D8F00" w14:textId="77777777" w:rsidR="000032B4" w:rsidRDefault="0096697E">
    <w:pPr>
      <w:pStyle w:val="Header"/>
    </w:pPr>
    <w:r w:rsidRPr="007E23DF">
      <w:rPr>
        <w:rFonts w:ascii="Futura Bk BT" w:hAnsi="Futura Bk BT"/>
        <w:sz w:val="20"/>
        <w:szCs w:val="20"/>
      </w:rPr>
      <w:t xml:space="preserve">Page </w:t>
    </w:r>
    <w:r w:rsidRPr="007E23DF">
      <w:rPr>
        <w:rFonts w:ascii="Futura Bk BT" w:hAnsi="Futura Bk BT"/>
        <w:sz w:val="20"/>
        <w:szCs w:val="20"/>
      </w:rPr>
      <w:fldChar w:fldCharType="begin"/>
    </w:r>
    <w:r w:rsidRPr="007E23DF">
      <w:rPr>
        <w:rFonts w:ascii="Futura Bk BT" w:hAnsi="Futura Bk BT"/>
        <w:sz w:val="20"/>
        <w:szCs w:val="20"/>
      </w:rPr>
      <w:instrText xml:space="preserve"> PAGE </w:instrText>
    </w:r>
    <w:r w:rsidRPr="007E23DF">
      <w:rPr>
        <w:rFonts w:ascii="Futura Bk BT" w:hAnsi="Futura Bk BT"/>
        <w:sz w:val="20"/>
        <w:szCs w:val="20"/>
      </w:rPr>
      <w:fldChar w:fldCharType="separate"/>
    </w:r>
    <w:r>
      <w:rPr>
        <w:rFonts w:ascii="Futura Bk BT" w:hAnsi="Futura Bk BT"/>
        <w:noProof/>
        <w:sz w:val="20"/>
        <w:szCs w:val="20"/>
      </w:rPr>
      <w:t>13</w:t>
    </w:r>
    <w:r w:rsidRPr="007E23DF">
      <w:rPr>
        <w:rFonts w:ascii="Futura Bk BT" w:hAnsi="Futura Bk BT"/>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C87C" w14:textId="17BCB5C4" w:rsidR="000032B4" w:rsidRDefault="0096697E" w:rsidP="00ED5263">
    <w:pPr>
      <w:pStyle w:val="AddressArea"/>
    </w:pPr>
    <w:r>
      <w:rPr>
        <w:noProof/>
        <w:sz w:val="20"/>
      </w:rPr>
      <mc:AlternateContent>
        <mc:Choice Requires="wps">
          <w:drawing>
            <wp:anchor distT="0" distB="0" distL="114300" distR="114300" simplePos="0" relativeHeight="251659264" behindDoc="0" locked="0" layoutInCell="1" allowOverlap="1" wp14:anchorId="0437ABBC" wp14:editId="66C3FEFF">
              <wp:simplePos x="0" y="0"/>
              <wp:positionH relativeFrom="column">
                <wp:posOffset>4019550</wp:posOffset>
              </wp:positionH>
              <wp:positionV relativeFrom="paragraph">
                <wp:posOffset>19050</wp:posOffset>
              </wp:positionV>
              <wp:extent cx="2286000" cy="153352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3EF58" w14:textId="77777777" w:rsidR="000032B4" w:rsidRDefault="000032B4">
                          <w:pPr>
                            <w:rPr>
                              <w:rFonts w:ascii="Futura Bk BT" w:hAnsi="Futura Bk B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37ABBC" id="_x0000_t202" coordsize="21600,21600" o:spt="202" path="m,l,21600r21600,l21600,xe">
              <v:stroke joinstyle="miter"/>
              <v:path gradientshapeok="t" o:connecttype="rect"/>
            </v:shapetype>
            <v:shape id="Text Box 1" o:spid="_x0000_s1033" type="#_x0000_t202" style="position:absolute;left:0;text-align:left;margin-left:316.5pt;margin-top:1.5pt;width:180pt;height:12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" filled="f" stroked="f">
              <v:textbox>
                <w:txbxContent>
                  <w:p w14:paraId="2153EF58" w14:textId="77777777" w:rsidR="000032B4" w:rsidRDefault="000032B4">
                    <w:pPr>
                      <w:rPr>
                        <w:rFonts w:ascii="Futura Bk BT" w:hAnsi="Futura Bk BT"/>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CA9866"/>
    <w:lvl w:ilvl="0">
      <w:start w:val="1"/>
      <w:numFmt w:val="decimal"/>
      <w:pStyle w:val="ListNumber5"/>
      <w:lvlText w:val="%1."/>
      <w:lvlJc w:val="left"/>
      <w:pPr>
        <w:tabs>
          <w:tab w:val="num" w:pos="720"/>
        </w:tabs>
        <w:ind w:left="720" w:hanging="720"/>
      </w:pPr>
      <w:rPr>
        <w:rFonts w:hint="default"/>
      </w:rPr>
    </w:lvl>
  </w:abstractNum>
  <w:abstractNum w:abstractNumId="1" w15:restartNumberingAfterBreak="0">
    <w:nsid w:val="FFFFFF7D"/>
    <w:multiLevelType w:val="singleLevel"/>
    <w:tmpl w:val="B9CC3B26"/>
    <w:lvl w:ilvl="0">
      <w:start w:val="1"/>
      <w:numFmt w:val="upperLetter"/>
      <w:pStyle w:val="ListNumber4"/>
      <w:lvlText w:val="%1."/>
      <w:lvlJc w:val="left"/>
      <w:pPr>
        <w:tabs>
          <w:tab w:val="num" w:pos="1440"/>
        </w:tabs>
        <w:ind w:left="1440" w:hanging="720"/>
      </w:pPr>
      <w:rPr>
        <w:rFonts w:hint="default"/>
      </w:rPr>
    </w:lvl>
  </w:abstractNum>
  <w:abstractNum w:abstractNumId="2" w15:restartNumberingAfterBreak="0">
    <w:nsid w:val="FFFFFF7E"/>
    <w:multiLevelType w:val="singleLevel"/>
    <w:tmpl w:val="7C22B070"/>
    <w:lvl w:ilvl="0">
      <w:start w:val="1"/>
      <w:numFmt w:val="decimal"/>
      <w:pStyle w:val="ListNumber3"/>
      <w:lvlText w:val="%1."/>
      <w:lvlJc w:val="left"/>
      <w:pPr>
        <w:tabs>
          <w:tab w:val="num" w:pos="1440"/>
        </w:tabs>
        <w:ind w:left="1440" w:hanging="720"/>
      </w:pPr>
      <w:rPr>
        <w:rFonts w:hint="default"/>
      </w:rPr>
    </w:lvl>
  </w:abstractNum>
  <w:abstractNum w:abstractNumId="3" w15:restartNumberingAfterBreak="0">
    <w:nsid w:val="FFFFFF7F"/>
    <w:multiLevelType w:val="singleLevel"/>
    <w:tmpl w:val="324E23A4"/>
    <w:lvl w:ilvl="0">
      <w:start w:val="1"/>
      <w:numFmt w:val="upperLetter"/>
      <w:pStyle w:val="ListNumber2"/>
      <w:lvlText w:val="%1."/>
      <w:lvlJc w:val="left"/>
      <w:pPr>
        <w:tabs>
          <w:tab w:val="num" w:pos="720"/>
        </w:tabs>
        <w:ind w:left="720" w:hanging="720"/>
      </w:pPr>
      <w:rPr>
        <w:rFonts w:hint="default"/>
      </w:rPr>
    </w:lvl>
  </w:abstractNum>
  <w:abstractNum w:abstractNumId="4" w15:restartNumberingAfterBreak="0">
    <w:nsid w:val="FFFFFF80"/>
    <w:multiLevelType w:val="singleLevel"/>
    <w:tmpl w:val="412C9BCA"/>
    <w:lvl w:ilvl="0">
      <w:start w:val="1"/>
      <w:numFmt w:val="bullet"/>
      <w:pStyle w:val="ListBullet5"/>
      <w:lvlText w:val=""/>
      <w:lvlJc w:val="left"/>
      <w:pPr>
        <w:tabs>
          <w:tab w:val="num" w:pos="2160"/>
        </w:tabs>
        <w:ind w:left="2160" w:hanging="720"/>
      </w:pPr>
      <w:rPr>
        <w:rFonts w:ascii="Symbol" w:hAnsi="Symbol" w:hint="default"/>
      </w:rPr>
    </w:lvl>
  </w:abstractNum>
  <w:abstractNum w:abstractNumId="5" w15:restartNumberingAfterBreak="0">
    <w:nsid w:val="FFFFFF81"/>
    <w:multiLevelType w:val="singleLevel"/>
    <w:tmpl w:val="B148A462"/>
    <w:lvl w:ilvl="0">
      <w:start w:val="1"/>
      <w:numFmt w:val="bullet"/>
      <w:pStyle w:val="ListBullet4"/>
      <w:lvlText w:val=""/>
      <w:lvlJc w:val="left"/>
      <w:pPr>
        <w:tabs>
          <w:tab w:val="num" w:pos="720"/>
        </w:tabs>
        <w:ind w:left="1440" w:hanging="720"/>
      </w:pPr>
      <w:rPr>
        <w:rFonts w:ascii="Symbol" w:hAnsi="Symbol" w:hint="default"/>
      </w:rPr>
    </w:lvl>
  </w:abstractNum>
  <w:abstractNum w:abstractNumId="6" w15:restartNumberingAfterBreak="0">
    <w:nsid w:val="FFFFFF82"/>
    <w:multiLevelType w:val="singleLevel"/>
    <w:tmpl w:val="818AFE02"/>
    <w:lvl w:ilvl="0">
      <w:start w:val="1"/>
      <w:numFmt w:val="bullet"/>
      <w:pStyle w:val="ListBullet3"/>
      <w:lvlText w:val=""/>
      <w:lvlJc w:val="left"/>
      <w:pPr>
        <w:tabs>
          <w:tab w:val="num" w:pos="720"/>
        </w:tabs>
        <w:ind w:left="720" w:hanging="648"/>
      </w:pPr>
      <w:rPr>
        <w:rFonts w:ascii="Symbol" w:hAnsi="Symbol" w:hint="default"/>
      </w:rPr>
    </w:lvl>
  </w:abstractNum>
  <w:abstractNum w:abstractNumId="7" w15:restartNumberingAfterBreak="0">
    <w:nsid w:val="FFFFFF83"/>
    <w:multiLevelType w:val="singleLevel"/>
    <w:tmpl w:val="60B44F4C"/>
    <w:lvl w:ilvl="0">
      <w:start w:val="1"/>
      <w:numFmt w:val="bullet"/>
      <w:pStyle w:val="ListBullet2"/>
      <w:lvlText w:val=""/>
      <w:lvlJc w:val="left"/>
      <w:pPr>
        <w:tabs>
          <w:tab w:val="num" w:pos="720"/>
        </w:tabs>
        <w:ind w:left="1440" w:hanging="720"/>
      </w:pPr>
      <w:rPr>
        <w:rFonts w:ascii="Symbol" w:hAnsi="Symbol" w:hint="default"/>
      </w:rPr>
    </w:lvl>
  </w:abstractNum>
  <w:abstractNum w:abstractNumId="8" w15:restartNumberingAfterBreak="0">
    <w:nsid w:val="FFFFFF88"/>
    <w:multiLevelType w:val="singleLevel"/>
    <w:tmpl w:val="ABB4BA6E"/>
    <w:lvl w:ilvl="0">
      <w:start w:val="1"/>
      <w:numFmt w:val="decimal"/>
      <w:pStyle w:val="ListNumber"/>
      <w:lvlText w:val="%1."/>
      <w:lvlJc w:val="left"/>
      <w:pPr>
        <w:tabs>
          <w:tab w:val="num" w:pos="720"/>
        </w:tabs>
        <w:ind w:left="720" w:hanging="720"/>
      </w:pPr>
      <w:rPr>
        <w:rFonts w:hint="default"/>
      </w:rPr>
    </w:lvl>
  </w:abstractNum>
  <w:abstractNum w:abstractNumId="9" w15:restartNumberingAfterBreak="0">
    <w:nsid w:val="FFFFFF89"/>
    <w:multiLevelType w:val="singleLevel"/>
    <w:tmpl w:val="9EEC6C7C"/>
    <w:lvl w:ilvl="0">
      <w:start w:val="1"/>
      <w:numFmt w:val="bullet"/>
      <w:pStyle w:val="ListBullet"/>
      <w:lvlText w:val=""/>
      <w:lvlJc w:val="left"/>
      <w:pPr>
        <w:tabs>
          <w:tab w:val="num" w:pos="720"/>
        </w:tabs>
        <w:ind w:left="720" w:hanging="720"/>
      </w:pPr>
      <w:rPr>
        <w:rFonts w:ascii="Symbol" w:hAnsi="Symbol" w:hint="default"/>
      </w:rPr>
    </w:lvl>
  </w:abstractNum>
  <w:abstractNum w:abstractNumId="10" w15:restartNumberingAfterBreak="0">
    <w:nsid w:val="05DC74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69F2098"/>
    <w:multiLevelType w:val="hybridMultilevel"/>
    <w:tmpl w:val="50C4CC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F838EE"/>
    <w:multiLevelType w:val="hybridMultilevel"/>
    <w:tmpl w:val="91EA5138"/>
    <w:lvl w:ilvl="0" w:tplc="6EFE731C">
      <w:start w:val="1"/>
      <w:numFmt w:val="decimal"/>
      <w:lvlRestart w:val="0"/>
      <w:pStyle w:val="LN1ListNumber"/>
      <w:lvlText w:val="%1."/>
      <w:lvlJc w:val="left"/>
      <w:pPr>
        <w:tabs>
          <w:tab w:val="num" w:pos="720"/>
        </w:tabs>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33BD4"/>
    <w:multiLevelType w:val="hybridMultilevel"/>
    <w:tmpl w:val="0276B4FC"/>
    <w:lvl w:ilvl="0" w:tplc="D56E538E">
      <w:start w:val="1"/>
      <w:numFmt w:val="lowerRoman"/>
      <w:lvlText w:val="%1)"/>
      <w:lvlJc w:val="left"/>
      <w:pPr>
        <w:ind w:left="3510" w:hanging="720"/>
      </w:pPr>
      <w:rPr>
        <w:rFonts w:hint="default"/>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14" w15:restartNumberingAfterBreak="0">
    <w:nsid w:val="19946F25"/>
    <w:multiLevelType w:val="multilevel"/>
    <w:tmpl w:val="0448AB6A"/>
    <w:lvl w:ilvl="0">
      <w:start w:val="1"/>
      <w:numFmt w:val="decimal"/>
      <w:lvlText w:val="%1."/>
      <w:lvlJc w:val="left"/>
      <w:pPr>
        <w:tabs>
          <w:tab w:val="num" w:pos="0"/>
        </w:tabs>
        <w:ind w:left="0" w:firstLine="72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0"/>
        </w:tabs>
        <w:ind w:left="720" w:firstLine="144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0"/>
        </w:tabs>
        <w:ind w:left="1440" w:firstLine="144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0"/>
        </w:tabs>
        <w:ind w:left="2160" w:firstLine="144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0"/>
        </w:tabs>
        <w:ind w:left="0" w:firstLine="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0"/>
        </w:tabs>
        <w:ind w:left="0" w:firstLine="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Letter"/>
      <w:lvlText w:val="%8)"/>
      <w:lvlJc w:val="left"/>
      <w:pPr>
        <w:tabs>
          <w:tab w:val="num" w:pos="0"/>
        </w:tabs>
        <w:ind w:left="0" w:firstLine="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0"/>
        </w:tabs>
        <w:ind w:left="0" w:firstLine="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1C6A4E58"/>
    <w:multiLevelType w:val="multilevel"/>
    <w:tmpl w:val="F4A04110"/>
    <w:lvl w:ilvl="0">
      <w:start w:val="1"/>
      <w:numFmt w:val="decimal"/>
      <w:suff w:val="nothing"/>
      <w:lvlText w:val="ARTICLE %1"/>
      <w:lvlJc w:val="left"/>
      <w:pPr>
        <w:tabs>
          <w:tab w:val="num" w:pos="0"/>
        </w:tabs>
        <w:ind w:left="0" w:firstLine="0"/>
      </w:pPr>
      <w:rPr>
        <w:rFonts w:ascii="Times" w:hAnsi="Times"/>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Section %1.%2"/>
      <w:lvlJc w:val="left"/>
      <w:pPr>
        <w:tabs>
          <w:tab w:val="num" w:pos="0"/>
        </w:tabs>
        <w:ind w:left="0" w:firstLine="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0"/>
        </w:tabs>
        <w:ind w:left="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0"/>
        </w:tabs>
        <w:ind w:left="72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0"/>
        </w:tabs>
        <w:ind w:left="144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0"/>
        </w:tabs>
        <w:ind w:left="216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0"/>
        </w:tabs>
        <w:ind w:left="288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8)"/>
      <w:lvlJc w:val="left"/>
      <w:pPr>
        <w:tabs>
          <w:tab w:val="num" w:pos="0"/>
        </w:tabs>
        <w:ind w:left="360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0"/>
        </w:tabs>
        <w:ind w:left="432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215A1F91"/>
    <w:multiLevelType w:val="hybridMultilevel"/>
    <w:tmpl w:val="D5300AB2"/>
    <w:lvl w:ilvl="0" w:tplc="0B40DC6C">
      <w:start w:val="1"/>
      <w:numFmt w:val="bullet"/>
      <w:lvlRestart w:val="0"/>
      <w:pStyle w:val="LBListBullet"/>
      <w:lvlText w:val=""/>
      <w:lvlJc w:val="left"/>
      <w:pPr>
        <w:tabs>
          <w:tab w:val="num" w:pos="720"/>
        </w:tabs>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7C36D4"/>
    <w:multiLevelType w:val="hybridMultilevel"/>
    <w:tmpl w:val="28441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42F4F"/>
    <w:multiLevelType w:val="multilevel"/>
    <w:tmpl w:val="42985406"/>
    <w:name w:val="RE Simple-Scheme 1"/>
    <w:lvl w:ilvl="0">
      <w:start w:val="1"/>
      <w:numFmt w:val="decimal"/>
      <w:pStyle w:val="Heading1"/>
      <w:lvlText w:val="%1."/>
      <w:lvlJc w:val="left"/>
      <w:pPr>
        <w:ind w:left="0" w:firstLine="720"/>
      </w:pPr>
      <w:rPr>
        <w:b w:val="0"/>
        <w:caps w:val="0"/>
        <w:color w:val="010000"/>
        <w:u w:val="none"/>
      </w:rPr>
    </w:lvl>
    <w:lvl w:ilvl="1">
      <w:start w:val="1"/>
      <w:numFmt w:val="lowerLetter"/>
      <w:pStyle w:val="Heading2"/>
      <w:lvlText w:val="(%2)"/>
      <w:lvlJc w:val="left"/>
      <w:pPr>
        <w:ind w:left="0" w:firstLine="1440"/>
      </w:pPr>
      <w:rPr>
        <w:color w:val="010000"/>
        <w:u w:val="none"/>
      </w:rPr>
    </w:lvl>
    <w:lvl w:ilvl="2">
      <w:start w:val="1"/>
      <w:numFmt w:val="decimal"/>
      <w:pStyle w:val="Heading3"/>
      <w:lvlText w:val="(%3)"/>
      <w:lvlJc w:val="left"/>
      <w:pPr>
        <w:ind w:left="720" w:firstLine="1440"/>
      </w:pPr>
      <w:rPr>
        <w:color w:val="010000"/>
        <w:u w:val="none"/>
      </w:rPr>
    </w:lvl>
    <w:lvl w:ilvl="3">
      <w:start w:val="1"/>
      <w:numFmt w:val="upperLetter"/>
      <w:pStyle w:val="Heading4"/>
      <w:lvlText w:val="(%4)"/>
      <w:lvlJc w:val="left"/>
      <w:pPr>
        <w:ind w:left="1440" w:firstLine="1440"/>
      </w:pPr>
      <w:rPr>
        <w:color w:val="010000"/>
        <w:u w:val="none"/>
      </w:rPr>
    </w:lvl>
    <w:lvl w:ilvl="4">
      <w:start w:val="1"/>
      <w:numFmt w:val="lowerRoman"/>
      <w:pStyle w:val="Heading5"/>
      <w:lvlText w:val="(%5)"/>
      <w:lvlJc w:val="left"/>
      <w:pPr>
        <w:ind w:left="2160" w:firstLine="1440"/>
      </w:pPr>
      <w:rPr>
        <w:color w:val="010000"/>
        <w:u w:val="none"/>
      </w:rPr>
    </w:lvl>
    <w:lvl w:ilvl="5">
      <w:start w:val="1"/>
      <w:numFmt w:val="lowerLetter"/>
      <w:pStyle w:val="Heading6"/>
      <w:lvlText w:val="(%6)"/>
      <w:lvlJc w:val="left"/>
      <w:pPr>
        <w:ind w:left="2880" w:firstLine="1440"/>
      </w:pPr>
      <w:rPr>
        <w:color w:val="010000"/>
        <w:u w:val="none"/>
      </w:rPr>
    </w:lvl>
    <w:lvl w:ilvl="6">
      <w:start w:val="1"/>
      <w:numFmt w:val="decimal"/>
      <w:pStyle w:val="Heading7"/>
      <w:lvlText w:val="(%7)"/>
      <w:lvlJc w:val="left"/>
      <w:pPr>
        <w:ind w:left="720" w:hanging="720"/>
      </w:pPr>
      <w:rPr>
        <w:color w:val="010000"/>
        <w:u w:val="none"/>
      </w:rPr>
    </w:lvl>
    <w:lvl w:ilvl="7">
      <w:start w:val="1"/>
      <w:numFmt w:val="upperLetter"/>
      <w:pStyle w:val="Heading8"/>
      <w:lvlText w:val="(%8)"/>
      <w:lvlJc w:val="left"/>
      <w:pPr>
        <w:ind w:left="720" w:hanging="720"/>
      </w:pPr>
      <w:rPr>
        <w:color w:val="010000"/>
        <w:u w:val="none"/>
      </w:rPr>
    </w:lvl>
    <w:lvl w:ilvl="8">
      <w:start w:val="1"/>
      <w:numFmt w:val="lowerRoman"/>
      <w:pStyle w:val="Heading9"/>
      <w:lvlText w:val="(%9)"/>
      <w:lvlJc w:val="left"/>
      <w:pPr>
        <w:ind w:left="720" w:hanging="720"/>
      </w:pPr>
      <w:rPr>
        <w:b w:val="0"/>
        <w:i w:val="0"/>
        <w:caps w:val="0"/>
        <w:color w:val="010000"/>
        <w:u w:val="none"/>
      </w:rPr>
    </w:lvl>
  </w:abstractNum>
  <w:abstractNum w:abstractNumId="19" w15:restartNumberingAfterBreak="0">
    <w:nsid w:val="3A713A31"/>
    <w:multiLevelType w:val="multilevel"/>
    <w:tmpl w:val="29AE6E1A"/>
    <w:lvl w:ilvl="0">
      <w:start w:val="1"/>
      <w:numFmt w:val="decimal"/>
      <w:suff w:val="nothing"/>
      <w:lvlText w:val="Article %1"/>
      <w:lvlJc w:val="left"/>
      <w:pPr>
        <w:ind w:left="0" w:firstLine="0"/>
      </w:pPr>
      <w:rPr>
        <w:rFonts w:ascii="Times New Roman" w:hAnsi="Times New Roman" w:cs="Times New Roman" w:hint="default"/>
        <w:b/>
        <w:i w:val="0"/>
        <w:caps/>
        <w:small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Section %1.%2"/>
      <w:lvlJc w:val="left"/>
      <w:pPr>
        <w:ind w:left="0" w:firstLine="72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0" w:firstLine="144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720" w:firstLine="144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ind w:left="1440" w:firstLine="144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0" w:firstLine="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8)"/>
      <w:lvlJc w:val="left"/>
      <w:pPr>
        <w:ind w:left="0" w:firstLine="0"/>
      </w:pPr>
      <w:rPr>
        <w:rFonts w:ascii="Times New Roman" w:hAnsi="Times New Roman" w:cs="Times New Roman" w:hint="default"/>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upperLetter"/>
      <w:suff w:val="nothing"/>
      <w:lvlText w:val="Exhibit %9"/>
      <w:lvlJc w:val="left"/>
      <w:pPr>
        <w:ind w:left="0" w:firstLine="0"/>
      </w:pPr>
      <w:rPr>
        <w:rFonts w:ascii="Times New Roman" w:hAnsi="Times New Roman" w:cs="Times New Roman" w:hint="default"/>
        <w:b/>
        <w:i w:val="0"/>
        <w:caps/>
        <w:smallCaps w:val="0"/>
        <w:strike w:val="0"/>
        <w:dstrike w:val="0"/>
        <w:vanish w:val="0"/>
        <w:color w:val="auto"/>
        <w:sz w:val="24"/>
        <w:u w:val="sing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3B002735"/>
    <w:multiLevelType w:val="hybridMultilevel"/>
    <w:tmpl w:val="B75A98F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F74E9A"/>
    <w:multiLevelType w:val="hybridMultilevel"/>
    <w:tmpl w:val="0CEAE704"/>
    <w:lvl w:ilvl="0" w:tplc="CFB86C24">
      <w:start w:val="9"/>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70A1380"/>
    <w:multiLevelType w:val="multilevel"/>
    <w:tmpl w:val="685AD234"/>
    <w:lvl w:ilvl="0">
      <w:start w:val="1"/>
      <w:numFmt w:val="upperLetter"/>
      <w:suff w:val="nothing"/>
      <w:lvlText w:val="Exhibit %1"/>
      <w:lvlJc w:val="left"/>
      <w:pPr>
        <w:tabs>
          <w:tab w:val="num" w:pos="0"/>
        </w:tabs>
        <w:ind w:left="0" w:firstLine="0"/>
      </w:pPr>
      <w:rPr>
        <w:rFonts w:ascii="Times" w:hAnsi="Times"/>
        <w:b/>
        <w:i w:val="0"/>
        <w:caps/>
        <w:smallCaps w:val="0"/>
        <w:strike w:val="0"/>
        <w:dstrike w:val="0"/>
        <w:vanish w:val="0"/>
        <w:color w:val="auto"/>
        <w:sz w:val="24"/>
        <w:u w:val="sing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0"/>
        </w:tabs>
        <w:ind w:left="0" w:firstLine="720"/>
      </w:pPr>
      <w:rPr>
        <w:rFonts w:ascii="Times" w:hAnsi="Times"/>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Restart w:val="1"/>
      <w:lvlText w:val="(%3)"/>
      <w:lvlJc w:val="left"/>
      <w:pPr>
        <w:tabs>
          <w:tab w:val="num" w:pos="0"/>
        </w:tabs>
        <w:ind w:left="0" w:firstLine="1440"/>
      </w:pPr>
      <w:rPr>
        <w:rFonts w:ascii="Times" w:hAnsi="Times"/>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lvlText w:val="(%4)"/>
      <w:lvlJc w:val="left"/>
      <w:pPr>
        <w:tabs>
          <w:tab w:val="num" w:pos="0"/>
        </w:tabs>
        <w:ind w:left="720" w:firstLine="1440"/>
      </w:pPr>
      <w:rPr>
        <w:rFonts w:ascii="Times" w:hAnsi="Times"/>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Restart w:val="1"/>
      <w:suff w:val="nothing"/>
      <w:lvlText w:val="(%5)"/>
      <w:lvlJc w:val="left"/>
      <w:pPr>
        <w:tabs>
          <w:tab w:val="num" w:pos="0"/>
        </w:tabs>
        <w:ind w:left="0" w:firstLine="0"/>
      </w:pPr>
      <w:rPr>
        <w:rFonts w:ascii="Times" w:hAnsi="Times"/>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Restart w:val="1"/>
      <w:suff w:val="nothing"/>
      <w:lvlText w:val="(%6)"/>
      <w:lvlJc w:val="left"/>
      <w:pPr>
        <w:tabs>
          <w:tab w:val="num" w:pos="0"/>
        </w:tabs>
        <w:ind w:left="0" w:firstLine="0"/>
      </w:pPr>
      <w:rPr>
        <w:rFonts w:ascii="Times" w:hAnsi="Times"/>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1"/>
      <w:suff w:val="nothing"/>
      <w:lvlText w:val="%7)"/>
      <w:lvlJc w:val="left"/>
      <w:pPr>
        <w:tabs>
          <w:tab w:val="num" w:pos="0"/>
        </w:tabs>
        <w:ind w:left="0" w:firstLine="0"/>
      </w:pPr>
      <w:rPr>
        <w:rFonts w:ascii="Times" w:hAnsi="Times"/>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1"/>
      <w:suff w:val="nothing"/>
      <w:lvlText w:val="%8)"/>
      <w:lvlJc w:val="left"/>
      <w:pPr>
        <w:tabs>
          <w:tab w:val="num" w:pos="0"/>
        </w:tabs>
        <w:ind w:left="0" w:firstLine="0"/>
      </w:pPr>
      <w:rPr>
        <w:rFonts w:ascii="Times" w:hAnsi="Times"/>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upperLetter"/>
      <w:lvlRestart w:val="1"/>
      <w:suff w:val="nothing"/>
      <w:lvlText w:val="%9)"/>
      <w:lvlJc w:val="left"/>
      <w:pPr>
        <w:tabs>
          <w:tab w:val="num" w:pos="0"/>
        </w:tabs>
        <w:ind w:left="0" w:firstLine="0"/>
      </w:pPr>
      <w:rPr>
        <w:rFonts w:ascii="Times" w:hAnsi="Times"/>
        <w:b w:val="0"/>
        <w:i w:val="0"/>
        <w:caps w:val="0"/>
        <w:small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4DF2793E"/>
    <w:multiLevelType w:val="hybridMultilevel"/>
    <w:tmpl w:val="84785FF4"/>
    <w:lvl w:ilvl="0" w:tplc="FFDC2E52">
      <w:start w:val="1"/>
      <w:numFmt w:val="decimal"/>
      <w:lvlText w:val="%1."/>
      <w:lvlJc w:val="left"/>
      <w:pPr>
        <w:ind w:left="3816" w:hanging="360"/>
      </w:pPr>
      <w:rPr>
        <w:rFonts w:hint="default"/>
      </w:rPr>
    </w:lvl>
    <w:lvl w:ilvl="1" w:tplc="04090019" w:tentative="1">
      <w:start w:val="1"/>
      <w:numFmt w:val="lowerLetter"/>
      <w:lvlText w:val="%2."/>
      <w:lvlJc w:val="left"/>
      <w:pPr>
        <w:ind w:left="4536" w:hanging="360"/>
      </w:pPr>
    </w:lvl>
    <w:lvl w:ilvl="2" w:tplc="0409001B" w:tentative="1">
      <w:start w:val="1"/>
      <w:numFmt w:val="lowerRoman"/>
      <w:lvlText w:val="%3."/>
      <w:lvlJc w:val="right"/>
      <w:pPr>
        <w:ind w:left="5256" w:hanging="180"/>
      </w:pPr>
    </w:lvl>
    <w:lvl w:ilvl="3" w:tplc="0409000F" w:tentative="1">
      <w:start w:val="1"/>
      <w:numFmt w:val="decimal"/>
      <w:lvlText w:val="%4."/>
      <w:lvlJc w:val="left"/>
      <w:pPr>
        <w:ind w:left="5976" w:hanging="360"/>
      </w:pPr>
    </w:lvl>
    <w:lvl w:ilvl="4" w:tplc="04090019" w:tentative="1">
      <w:start w:val="1"/>
      <w:numFmt w:val="lowerLetter"/>
      <w:lvlText w:val="%5."/>
      <w:lvlJc w:val="left"/>
      <w:pPr>
        <w:ind w:left="6696" w:hanging="360"/>
      </w:pPr>
    </w:lvl>
    <w:lvl w:ilvl="5" w:tplc="0409001B" w:tentative="1">
      <w:start w:val="1"/>
      <w:numFmt w:val="lowerRoman"/>
      <w:lvlText w:val="%6."/>
      <w:lvlJc w:val="right"/>
      <w:pPr>
        <w:ind w:left="7416" w:hanging="180"/>
      </w:pPr>
    </w:lvl>
    <w:lvl w:ilvl="6" w:tplc="0409000F" w:tentative="1">
      <w:start w:val="1"/>
      <w:numFmt w:val="decimal"/>
      <w:lvlText w:val="%7."/>
      <w:lvlJc w:val="left"/>
      <w:pPr>
        <w:ind w:left="8136" w:hanging="360"/>
      </w:pPr>
    </w:lvl>
    <w:lvl w:ilvl="7" w:tplc="04090019" w:tentative="1">
      <w:start w:val="1"/>
      <w:numFmt w:val="lowerLetter"/>
      <w:lvlText w:val="%8."/>
      <w:lvlJc w:val="left"/>
      <w:pPr>
        <w:ind w:left="8856" w:hanging="360"/>
      </w:pPr>
    </w:lvl>
    <w:lvl w:ilvl="8" w:tplc="0409001B" w:tentative="1">
      <w:start w:val="1"/>
      <w:numFmt w:val="lowerRoman"/>
      <w:lvlText w:val="%9."/>
      <w:lvlJc w:val="right"/>
      <w:pPr>
        <w:ind w:left="9576" w:hanging="180"/>
      </w:pPr>
    </w:lvl>
  </w:abstractNum>
  <w:abstractNum w:abstractNumId="24" w15:restartNumberingAfterBreak="0">
    <w:nsid w:val="5D3055E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6080D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6895231"/>
    <w:multiLevelType w:val="hybridMultilevel"/>
    <w:tmpl w:val="2786B74A"/>
    <w:lvl w:ilvl="0" w:tplc="4858A3E6">
      <w:start w:val="1"/>
      <w:numFmt w:val="upperLetter"/>
      <w:pStyle w:val="LN2ListNumber"/>
      <w:lvlText w:val="%1."/>
      <w:lvlJc w:val="left"/>
      <w:pPr>
        <w:tabs>
          <w:tab w:val="num" w:pos="720"/>
        </w:tabs>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B90D38"/>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70E312E2"/>
    <w:multiLevelType w:val="hybridMultilevel"/>
    <w:tmpl w:val="79E01BCE"/>
    <w:lvl w:ilvl="0" w:tplc="0409000F">
      <w:start w:val="1"/>
      <w:numFmt w:val="lowerLetter"/>
      <w:lvlText w:val="%1."/>
      <w:lvlJc w:val="left"/>
      <w:pPr>
        <w:ind w:left="5360" w:hanging="360"/>
      </w:pPr>
      <w:rPr>
        <w:rFonts w:ascii="Calibri" w:hAnsi="Calibri" w:cs="Times New Roman"/>
      </w:rPr>
    </w:lvl>
    <w:lvl w:ilvl="1" w:tplc="04090003">
      <w:start w:val="1"/>
      <w:numFmt w:val="lowerLetter"/>
      <w:lvlText w:val="%2."/>
      <w:lvlJc w:val="left"/>
      <w:pPr>
        <w:ind w:left="6080" w:hanging="360"/>
      </w:pPr>
      <w:rPr>
        <w:rFonts w:cs="Times New Roman"/>
      </w:rPr>
    </w:lvl>
    <w:lvl w:ilvl="2" w:tplc="04090005" w:tentative="1">
      <w:start w:val="1"/>
      <w:numFmt w:val="lowerRoman"/>
      <w:lvlText w:val="%3."/>
      <w:lvlJc w:val="right"/>
      <w:pPr>
        <w:ind w:left="6800" w:hanging="180"/>
      </w:pPr>
      <w:rPr>
        <w:rFonts w:cs="Times New Roman"/>
      </w:rPr>
    </w:lvl>
    <w:lvl w:ilvl="3" w:tplc="04090001" w:tentative="1">
      <w:start w:val="1"/>
      <w:numFmt w:val="decimal"/>
      <w:lvlText w:val="%4."/>
      <w:lvlJc w:val="left"/>
      <w:pPr>
        <w:ind w:left="7520" w:hanging="360"/>
      </w:pPr>
      <w:rPr>
        <w:rFonts w:cs="Times New Roman"/>
      </w:rPr>
    </w:lvl>
    <w:lvl w:ilvl="4" w:tplc="04090003" w:tentative="1">
      <w:start w:val="1"/>
      <w:numFmt w:val="lowerLetter"/>
      <w:lvlText w:val="%5."/>
      <w:lvlJc w:val="left"/>
      <w:pPr>
        <w:ind w:left="8240" w:hanging="360"/>
      </w:pPr>
      <w:rPr>
        <w:rFonts w:cs="Times New Roman"/>
      </w:rPr>
    </w:lvl>
    <w:lvl w:ilvl="5" w:tplc="04090005" w:tentative="1">
      <w:start w:val="1"/>
      <w:numFmt w:val="lowerRoman"/>
      <w:lvlText w:val="%6."/>
      <w:lvlJc w:val="right"/>
      <w:pPr>
        <w:ind w:left="8960" w:hanging="180"/>
      </w:pPr>
      <w:rPr>
        <w:rFonts w:cs="Times New Roman"/>
      </w:rPr>
    </w:lvl>
    <w:lvl w:ilvl="6" w:tplc="04090001" w:tentative="1">
      <w:start w:val="1"/>
      <w:numFmt w:val="decimal"/>
      <w:lvlText w:val="%7."/>
      <w:lvlJc w:val="left"/>
      <w:pPr>
        <w:ind w:left="9680" w:hanging="360"/>
      </w:pPr>
      <w:rPr>
        <w:rFonts w:cs="Times New Roman"/>
      </w:rPr>
    </w:lvl>
    <w:lvl w:ilvl="7" w:tplc="04090003" w:tentative="1">
      <w:start w:val="1"/>
      <w:numFmt w:val="lowerLetter"/>
      <w:lvlText w:val="%8."/>
      <w:lvlJc w:val="left"/>
      <w:pPr>
        <w:ind w:left="10400" w:hanging="360"/>
      </w:pPr>
      <w:rPr>
        <w:rFonts w:cs="Times New Roman"/>
      </w:rPr>
    </w:lvl>
    <w:lvl w:ilvl="8" w:tplc="04090005" w:tentative="1">
      <w:start w:val="1"/>
      <w:numFmt w:val="lowerRoman"/>
      <w:lvlText w:val="%9."/>
      <w:lvlJc w:val="right"/>
      <w:pPr>
        <w:ind w:left="11120" w:hanging="180"/>
      </w:pPr>
      <w:rPr>
        <w:rFonts w:cs="Times New Roman"/>
      </w:rPr>
    </w:lvl>
  </w:abstractNum>
  <w:abstractNum w:abstractNumId="29" w15:restartNumberingAfterBreak="0">
    <w:nsid w:val="74192923"/>
    <w:multiLevelType w:val="multilevel"/>
    <w:tmpl w:val="BAF03254"/>
    <w:lvl w:ilvl="0">
      <w:start w:val="1"/>
      <w:numFmt w:val="decimal"/>
      <w:lvlText w:val="%1."/>
      <w:lvlJc w:val="left"/>
      <w:pPr>
        <w:tabs>
          <w:tab w:val="num" w:pos="0"/>
        </w:tabs>
        <w:ind w:left="0" w:firstLine="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0"/>
        </w:tabs>
        <w:ind w:left="72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0"/>
        </w:tabs>
        <w:ind w:left="144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0"/>
        </w:tabs>
        <w:ind w:left="216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Letter"/>
      <w:lvlText w:val="%8)"/>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758D7510"/>
    <w:multiLevelType w:val="multilevel"/>
    <w:tmpl w:val="D294EEBC"/>
    <w:lvl w:ilvl="0">
      <w:start w:val="1"/>
      <w:numFmt w:val="none"/>
      <w:suff w:val="nothing"/>
      <w:lvlText w:val="%1"/>
      <w:lvlJc w:val="left"/>
      <w:pPr>
        <w:tabs>
          <w:tab w:val="num" w:pos="0"/>
        </w:tabs>
        <w:ind w:left="0"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1"/>
      <w:lvlText w:val="(%3)"/>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Restart w:val="1"/>
      <w:lvlText w:val="(%4)"/>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Restart w:val="1"/>
      <w:lvlText w:val="(%5)"/>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Restart w:val="1"/>
      <w:lvlText w:val="%6)"/>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lvlText w:val="%7)"/>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Letter"/>
      <w:lvlRestart w:val="1"/>
      <w:lvlText w:val="%8)"/>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Restart w:val="1"/>
      <w:lvlText w:val="%9)"/>
      <w:lvlJc w:val="left"/>
      <w:pPr>
        <w:tabs>
          <w:tab w:val="num" w:pos="0"/>
        </w:tabs>
        <w:ind w:left="0" w:firstLine="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851917776">
    <w:abstractNumId w:val="9"/>
  </w:num>
  <w:num w:numId="2" w16cid:durableId="1777561327">
    <w:abstractNumId w:val="7"/>
  </w:num>
  <w:num w:numId="3" w16cid:durableId="1250502482">
    <w:abstractNumId w:val="6"/>
  </w:num>
  <w:num w:numId="4" w16cid:durableId="1259096606">
    <w:abstractNumId w:val="5"/>
  </w:num>
  <w:num w:numId="5" w16cid:durableId="1712413102">
    <w:abstractNumId w:val="4"/>
  </w:num>
  <w:num w:numId="6" w16cid:durableId="1568491639">
    <w:abstractNumId w:val="8"/>
  </w:num>
  <w:num w:numId="7" w16cid:durableId="588193780">
    <w:abstractNumId w:val="3"/>
  </w:num>
  <w:num w:numId="8" w16cid:durableId="696125004">
    <w:abstractNumId w:val="2"/>
  </w:num>
  <w:num w:numId="9" w16cid:durableId="1155606919">
    <w:abstractNumId w:val="1"/>
  </w:num>
  <w:num w:numId="10" w16cid:durableId="1547571687">
    <w:abstractNumId w:val="0"/>
  </w:num>
  <w:num w:numId="11" w16cid:durableId="1805925882">
    <w:abstractNumId w:val="24"/>
  </w:num>
  <w:num w:numId="12" w16cid:durableId="61879774">
    <w:abstractNumId w:val="25"/>
  </w:num>
  <w:num w:numId="13" w16cid:durableId="627779329">
    <w:abstractNumId w:val="27"/>
  </w:num>
  <w:num w:numId="14" w16cid:durableId="1986007035">
    <w:abstractNumId w:val="19"/>
  </w:num>
  <w:num w:numId="15" w16cid:durableId="124202617">
    <w:abstractNumId w:val="19"/>
  </w:num>
  <w:num w:numId="16" w16cid:durableId="1844665289">
    <w:abstractNumId w:val="19"/>
  </w:num>
  <w:num w:numId="17" w16cid:durableId="2045710646">
    <w:abstractNumId w:val="19"/>
  </w:num>
  <w:num w:numId="18" w16cid:durableId="1107627543">
    <w:abstractNumId w:val="19"/>
  </w:num>
  <w:num w:numId="19" w16cid:durableId="162937320">
    <w:abstractNumId w:val="19"/>
  </w:num>
  <w:num w:numId="20" w16cid:durableId="1091312249">
    <w:abstractNumId w:val="19"/>
  </w:num>
  <w:num w:numId="21" w16cid:durableId="2046907579">
    <w:abstractNumId w:val="19"/>
  </w:num>
  <w:num w:numId="22" w16cid:durableId="2106415894">
    <w:abstractNumId w:val="19"/>
  </w:num>
  <w:num w:numId="23" w16cid:durableId="1170677725">
    <w:abstractNumId w:val="10"/>
  </w:num>
  <w:num w:numId="24" w16cid:durableId="1253397567">
    <w:abstractNumId w:val="22"/>
  </w:num>
  <w:num w:numId="25" w16cid:durableId="1328090203">
    <w:abstractNumId w:val="29"/>
  </w:num>
  <w:num w:numId="26" w16cid:durableId="268241285">
    <w:abstractNumId w:val="15"/>
  </w:num>
  <w:num w:numId="27" w16cid:durableId="1633167799">
    <w:abstractNumId w:val="14"/>
  </w:num>
  <w:num w:numId="28" w16cid:durableId="1624077835">
    <w:abstractNumId w:val="30"/>
  </w:num>
  <w:num w:numId="29" w16cid:durableId="929701218">
    <w:abstractNumId w:val="11"/>
  </w:num>
  <w:num w:numId="30" w16cid:durableId="1637056179">
    <w:abstractNumId w:val="20"/>
  </w:num>
  <w:num w:numId="31" w16cid:durableId="1781485519">
    <w:abstractNumId w:val="16"/>
  </w:num>
  <w:num w:numId="32" w16cid:durableId="1994944972">
    <w:abstractNumId w:val="12"/>
  </w:num>
  <w:num w:numId="33" w16cid:durableId="1301885455">
    <w:abstractNumId w:val="26"/>
  </w:num>
  <w:num w:numId="34" w16cid:durableId="1248803875">
    <w:abstractNumId w:val="18"/>
  </w:num>
  <w:num w:numId="35" w16cid:durableId="681006706">
    <w:abstractNumId w:val="23"/>
  </w:num>
  <w:num w:numId="36" w16cid:durableId="749742256">
    <w:abstractNumId w:val="13"/>
  </w:num>
  <w:num w:numId="37" w16cid:durableId="1446848493">
    <w:abstractNumId w:val="28"/>
  </w:num>
  <w:num w:numId="38" w16cid:durableId="295306989">
    <w:abstractNumId w:val="17"/>
  </w:num>
  <w:num w:numId="39" w16cid:durableId="185388396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holston, Luke">
    <w15:presenceInfo w15:providerId="AD" w15:userId="S::Luke.Gholston@am.jll.com::df38b0c6-1c9e-49f2-9f2a-cb982152f4ed"/>
  </w15:person>
  <w15:person w15:author="Trish Williams">
    <w15:presenceInfo w15:providerId="AD" w15:userId="S::TrWilliams@lpc.com::26e62616-ab36-480f-a907-42b918b4bd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D0F"/>
    <w:rsid w:val="000000A3"/>
    <w:rsid w:val="000032B4"/>
    <w:rsid w:val="0000368D"/>
    <w:rsid w:val="00005A93"/>
    <w:rsid w:val="00013F7B"/>
    <w:rsid w:val="00014886"/>
    <w:rsid w:val="0001593C"/>
    <w:rsid w:val="000167D1"/>
    <w:rsid w:val="00020046"/>
    <w:rsid w:val="000231EA"/>
    <w:rsid w:val="000249AF"/>
    <w:rsid w:val="000249E7"/>
    <w:rsid w:val="000260E4"/>
    <w:rsid w:val="0002652F"/>
    <w:rsid w:val="000342A2"/>
    <w:rsid w:val="000350C7"/>
    <w:rsid w:val="00037BBF"/>
    <w:rsid w:val="0004222D"/>
    <w:rsid w:val="0004405F"/>
    <w:rsid w:val="000459D3"/>
    <w:rsid w:val="000467C0"/>
    <w:rsid w:val="00052877"/>
    <w:rsid w:val="000727C2"/>
    <w:rsid w:val="0007572E"/>
    <w:rsid w:val="000760A5"/>
    <w:rsid w:val="00076895"/>
    <w:rsid w:val="00085614"/>
    <w:rsid w:val="00085B9C"/>
    <w:rsid w:val="0009007D"/>
    <w:rsid w:val="000900F7"/>
    <w:rsid w:val="00094C13"/>
    <w:rsid w:val="000A0DB8"/>
    <w:rsid w:val="000A3617"/>
    <w:rsid w:val="000A4AF0"/>
    <w:rsid w:val="000A59D1"/>
    <w:rsid w:val="000A5CDA"/>
    <w:rsid w:val="000B12E0"/>
    <w:rsid w:val="000B15ED"/>
    <w:rsid w:val="000B230C"/>
    <w:rsid w:val="000B2B8C"/>
    <w:rsid w:val="000B33E3"/>
    <w:rsid w:val="000B4338"/>
    <w:rsid w:val="000B5BAA"/>
    <w:rsid w:val="000C25EE"/>
    <w:rsid w:val="000C5113"/>
    <w:rsid w:val="000D1C0A"/>
    <w:rsid w:val="000D28A6"/>
    <w:rsid w:val="000D3216"/>
    <w:rsid w:val="000D53E9"/>
    <w:rsid w:val="000D7585"/>
    <w:rsid w:val="000D7729"/>
    <w:rsid w:val="000D7FC0"/>
    <w:rsid w:val="000E0831"/>
    <w:rsid w:val="000E1287"/>
    <w:rsid w:val="000E1FCB"/>
    <w:rsid w:val="000E383E"/>
    <w:rsid w:val="000E3A9D"/>
    <w:rsid w:val="000E48A3"/>
    <w:rsid w:val="000E778D"/>
    <w:rsid w:val="000F2B69"/>
    <w:rsid w:val="000F4FA0"/>
    <w:rsid w:val="000F5FDE"/>
    <w:rsid w:val="00110159"/>
    <w:rsid w:val="00113AD9"/>
    <w:rsid w:val="00114BB2"/>
    <w:rsid w:val="00115B68"/>
    <w:rsid w:val="00116E83"/>
    <w:rsid w:val="00117388"/>
    <w:rsid w:val="001210B6"/>
    <w:rsid w:val="00121CAA"/>
    <w:rsid w:val="00125B90"/>
    <w:rsid w:val="00125F3F"/>
    <w:rsid w:val="00126501"/>
    <w:rsid w:val="00126993"/>
    <w:rsid w:val="00132003"/>
    <w:rsid w:val="00143C5F"/>
    <w:rsid w:val="0014512D"/>
    <w:rsid w:val="001458BB"/>
    <w:rsid w:val="00146C0D"/>
    <w:rsid w:val="00146D79"/>
    <w:rsid w:val="001526A5"/>
    <w:rsid w:val="0015353E"/>
    <w:rsid w:val="00160CB1"/>
    <w:rsid w:val="00163BCE"/>
    <w:rsid w:val="00165FE5"/>
    <w:rsid w:val="0017146F"/>
    <w:rsid w:val="00171E34"/>
    <w:rsid w:val="00171EF8"/>
    <w:rsid w:val="00176DFD"/>
    <w:rsid w:val="001772D8"/>
    <w:rsid w:val="0018112C"/>
    <w:rsid w:val="00186222"/>
    <w:rsid w:val="00187652"/>
    <w:rsid w:val="00191598"/>
    <w:rsid w:val="0019582C"/>
    <w:rsid w:val="00195D5B"/>
    <w:rsid w:val="001A1173"/>
    <w:rsid w:val="001A2F68"/>
    <w:rsid w:val="001C4659"/>
    <w:rsid w:val="001D7148"/>
    <w:rsid w:val="001E2E3C"/>
    <w:rsid w:val="001E3A06"/>
    <w:rsid w:val="001E42E8"/>
    <w:rsid w:val="001E520D"/>
    <w:rsid w:val="001E62EB"/>
    <w:rsid w:val="001F6C87"/>
    <w:rsid w:val="00202D8A"/>
    <w:rsid w:val="002157D5"/>
    <w:rsid w:val="0021649B"/>
    <w:rsid w:val="00216AC0"/>
    <w:rsid w:val="00217B01"/>
    <w:rsid w:val="00221C82"/>
    <w:rsid w:val="0022276B"/>
    <w:rsid w:val="002268EE"/>
    <w:rsid w:val="002321C6"/>
    <w:rsid w:val="00246292"/>
    <w:rsid w:val="00246C6F"/>
    <w:rsid w:val="002521EC"/>
    <w:rsid w:val="0026293E"/>
    <w:rsid w:val="00262C58"/>
    <w:rsid w:val="002669A1"/>
    <w:rsid w:val="00266E71"/>
    <w:rsid w:val="00267DD7"/>
    <w:rsid w:val="0027342D"/>
    <w:rsid w:val="00273DB9"/>
    <w:rsid w:val="00275BB3"/>
    <w:rsid w:val="00277353"/>
    <w:rsid w:val="002836EC"/>
    <w:rsid w:val="002852F5"/>
    <w:rsid w:val="0028725F"/>
    <w:rsid w:val="00287995"/>
    <w:rsid w:val="0029437F"/>
    <w:rsid w:val="002A1CF1"/>
    <w:rsid w:val="002B5FFD"/>
    <w:rsid w:val="002B6B83"/>
    <w:rsid w:val="002C04E0"/>
    <w:rsid w:val="002C135B"/>
    <w:rsid w:val="002C35FD"/>
    <w:rsid w:val="002C65BA"/>
    <w:rsid w:val="002C672D"/>
    <w:rsid w:val="002D7247"/>
    <w:rsid w:val="002E1D66"/>
    <w:rsid w:val="002E2900"/>
    <w:rsid w:val="002E2FFC"/>
    <w:rsid w:val="002E30D8"/>
    <w:rsid w:val="002E5635"/>
    <w:rsid w:val="002E7B1F"/>
    <w:rsid w:val="002F0CE9"/>
    <w:rsid w:val="002F7728"/>
    <w:rsid w:val="002F7DDF"/>
    <w:rsid w:val="00300E0E"/>
    <w:rsid w:val="003042E4"/>
    <w:rsid w:val="003108A1"/>
    <w:rsid w:val="003140E8"/>
    <w:rsid w:val="0031711F"/>
    <w:rsid w:val="00317534"/>
    <w:rsid w:val="00320312"/>
    <w:rsid w:val="00322472"/>
    <w:rsid w:val="003230CE"/>
    <w:rsid w:val="00324F57"/>
    <w:rsid w:val="00330363"/>
    <w:rsid w:val="00332E9F"/>
    <w:rsid w:val="00333396"/>
    <w:rsid w:val="0034235D"/>
    <w:rsid w:val="00346790"/>
    <w:rsid w:val="00347AFC"/>
    <w:rsid w:val="003504E8"/>
    <w:rsid w:val="00354A32"/>
    <w:rsid w:val="00355E6E"/>
    <w:rsid w:val="00357B34"/>
    <w:rsid w:val="003604EC"/>
    <w:rsid w:val="003647F0"/>
    <w:rsid w:val="00366A79"/>
    <w:rsid w:val="00366AF3"/>
    <w:rsid w:val="003744CB"/>
    <w:rsid w:val="003762E2"/>
    <w:rsid w:val="003852E4"/>
    <w:rsid w:val="00386EC1"/>
    <w:rsid w:val="00387CFE"/>
    <w:rsid w:val="003939EB"/>
    <w:rsid w:val="00394604"/>
    <w:rsid w:val="003A43C6"/>
    <w:rsid w:val="003A4719"/>
    <w:rsid w:val="003A4F9D"/>
    <w:rsid w:val="003B0173"/>
    <w:rsid w:val="003B1F77"/>
    <w:rsid w:val="003B46D6"/>
    <w:rsid w:val="003C37ED"/>
    <w:rsid w:val="003C39E5"/>
    <w:rsid w:val="003C55A4"/>
    <w:rsid w:val="003E064A"/>
    <w:rsid w:val="003E74F3"/>
    <w:rsid w:val="003F51CD"/>
    <w:rsid w:val="003F5710"/>
    <w:rsid w:val="003F5CB0"/>
    <w:rsid w:val="00401BA3"/>
    <w:rsid w:val="00406007"/>
    <w:rsid w:val="0041118A"/>
    <w:rsid w:val="004121EF"/>
    <w:rsid w:val="00422C9E"/>
    <w:rsid w:val="004440DF"/>
    <w:rsid w:val="004549E2"/>
    <w:rsid w:val="004551CF"/>
    <w:rsid w:val="0045667E"/>
    <w:rsid w:val="00457CBE"/>
    <w:rsid w:val="004616A6"/>
    <w:rsid w:val="00461EDB"/>
    <w:rsid w:val="00463344"/>
    <w:rsid w:val="00465699"/>
    <w:rsid w:val="00465B13"/>
    <w:rsid w:val="00472025"/>
    <w:rsid w:val="0047250B"/>
    <w:rsid w:val="00476702"/>
    <w:rsid w:val="0048464D"/>
    <w:rsid w:val="00486FA1"/>
    <w:rsid w:val="004908F7"/>
    <w:rsid w:val="00492B3F"/>
    <w:rsid w:val="00495327"/>
    <w:rsid w:val="00497548"/>
    <w:rsid w:val="00497DCA"/>
    <w:rsid w:val="004A2153"/>
    <w:rsid w:val="004A23D6"/>
    <w:rsid w:val="004A3A61"/>
    <w:rsid w:val="004A45DE"/>
    <w:rsid w:val="004B2F97"/>
    <w:rsid w:val="004B50CD"/>
    <w:rsid w:val="004C1D49"/>
    <w:rsid w:val="004C2774"/>
    <w:rsid w:val="004C54BD"/>
    <w:rsid w:val="004C59CA"/>
    <w:rsid w:val="004C71B6"/>
    <w:rsid w:val="004D206F"/>
    <w:rsid w:val="004D7AEC"/>
    <w:rsid w:val="004E4F60"/>
    <w:rsid w:val="004F5465"/>
    <w:rsid w:val="00503088"/>
    <w:rsid w:val="00503884"/>
    <w:rsid w:val="00503D64"/>
    <w:rsid w:val="00507E57"/>
    <w:rsid w:val="00511E33"/>
    <w:rsid w:val="005162C8"/>
    <w:rsid w:val="00522978"/>
    <w:rsid w:val="005252B2"/>
    <w:rsid w:val="005309F6"/>
    <w:rsid w:val="005368F1"/>
    <w:rsid w:val="00537813"/>
    <w:rsid w:val="00540571"/>
    <w:rsid w:val="00555CAC"/>
    <w:rsid w:val="00563B8B"/>
    <w:rsid w:val="00564014"/>
    <w:rsid w:val="00565502"/>
    <w:rsid w:val="00566710"/>
    <w:rsid w:val="00567C44"/>
    <w:rsid w:val="00575590"/>
    <w:rsid w:val="00577340"/>
    <w:rsid w:val="005816D3"/>
    <w:rsid w:val="005825CE"/>
    <w:rsid w:val="00584ACE"/>
    <w:rsid w:val="0059744F"/>
    <w:rsid w:val="005A4C23"/>
    <w:rsid w:val="005B09BC"/>
    <w:rsid w:val="005B0CC3"/>
    <w:rsid w:val="005B16C4"/>
    <w:rsid w:val="005C52CE"/>
    <w:rsid w:val="005D0409"/>
    <w:rsid w:val="005D1103"/>
    <w:rsid w:val="005D2574"/>
    <w:rsid w:val="005D3091"/>
    <w:rsid w:val="005E02D9"/>
    <w:rsid w:val="005E10B7"/>
    <w:rsid w:val="005E2188"/>
    <w:rsid w:val="005E30F7"/>
    <w:rsid w:val="005F1E75"/>
    <w:rsid w:val="005F29D9"/>
    <w:rsid w:val="005F59A8"/>
    <w:rsid w:val="006164FD"/>
    <w:rsid w:val="00620179"/>
    <w:rsid w:val="00623881"/>
    <w:rsid w:val="00624BE7"/>
    <w:rsid w:val="00624F7B"/>
    <w:rsid w:val="0062545E"/>
    <w:rsid w:val="0062552A"/>
    <w:rsid w:val="00626F91"/>
    <w:rsid w:val="00627EE0"/>
    <w:rsid w:val="00633635"/>
    <w:rsid w:val="006337E0"/>
    <w:rsid w:val="00651BF1"/>
    <w:rsid w:val="00652EA9"/>
    <w:rsid w:val="006540DE"/>
    <w:rsid w:val="00655700"/>
    <w:rsid w:val="0065580F"/>
    <w:rsid w:val="00655C63"/>
    <w:rsid w:val="00657E90"/>
    <w:rsid w:val="0066556B"/>
    <w:rsid w:val="00670671"/>
    <w:rsid w:val="00681920"/>
    <w:rsid w:val="00691D32"/>
    <w:rsid w:val="00691D94"/>
    <w:rsid w:val="00695EC9"/>
    <w:rsid w:val="006960F3"/>
    <w:rsid w:val="006A29E0"/>
    <w:rsid w:val="006A4BED"/>
    <w:rsid w:val="006B0CC3"/>
    <w:rsid w:val="006B2C0C"/>
    <w:rsid w:val="006B6B6E"/>
    <w:rsid w:val="006C33D1"/>
    <w:rsid w:val="006D34D2"/>
    <w:rsid w:val="006D6EA5"/>
    <w:rsid w:val="006E05A6"/>
    <w:rsid w:val="006E1FC7"/>
    <w:rsid w:val="006F721D"/>
    <w:rsid w:val="006F7BE4"/>
    <w:rsid w:val="00700354"/>
    <w:rsid w:val="00701161"/>
    <w:rsid w:val="007039FE"/>
    <w:rsid w:val="0070637F"/>
    <w:rsid w:val="007076A9"/>
    <w:rsid w:val="00710EE9"/>
    <w:rsid w:val="00724CCC"/>
    <w:rsid w:val="00731528"/>
    <w:rsid w:val="00731E06"/>
    <w:rsid w:val="00733F0B"/>
    <w:rsid w:val="00735239"/>
    <w:rsid w:val="007462D3"/>
    <w:rsid w:val="007523E9"/>
    <w:rsid w:val="007549D7"/>
    <w:rsid w:val="00766CD1"/>
    <w:rsid w:val="007718D5"/>
    <w:rsid w:val="0077648B"/>
    <w:rsid w:val="00776A1A"/>
    <w:rsid w:val="0078151B"/>
    <w:rsid w:val="00785D91"/>
    <w:rsid w:val="007928C7"/>
    <w:rsid w:val="007A4113"/>
    <w:rsid w:val="007A788B"/>
    <w:rsid w:val="007B5A23"/>
    <w:rsid w:val="007B63D8"/>
    <w:rsid w:val="007B74C9"/>
    <w:rsid w:val="007B78B1"/>
    <w:rsid w:val="007C6FF7"/>
    <w:rsid w:val="007D2E97"/>
    <w:rsid w:val="007E17A4"/>
    <w:rsid w:val="007E2CD5"/>
    <w:rsid w:val="007F33E8"/>
    <w:rsid w:val="007F3AD5"/>
    <w:rsid w:val="007F6CE3"/>
    <w:rsid w:val="00801D3D"/>
    <w:rsid w:val="00804B68"/>
    <w:rsid w:val="008137D1"/>
    <w:rsid w:val="008144A1"/>
    <w:rsid w:val="0081606A"/>
    <w:rsid w:val="00820F23"/>
    <w:rsid w:val="00822756"/>
    <w:rsid w:val="00827A43"/>
    <w:rsid w:val="00827B7B"/>
    <w:rsid w:val="00830999"/>
    <w:rsid w:val="00830DD6"/>
    <w:rsid w:val="00843CB4"/>
    <w:rsid w:val="00852F5F"/>
    <w:rsid w:val="00855546"/>
    <w:rsid w:val="008612DE"/>
    <w:rsid w:val="00861852"/>
    <w:rsid w:val="008677A4"/>
    <w:rsid w:val="00870612"/>
    <w:rsid w:val="00870E5B"/>
    <w:rsid w:val="00876DEC"/>
    <w:rsid w:val="00883D7F"/>
    <w:rsid w:val="00885F7F"/>
    <w:rsid w:val="00887CC4"/>
    <w:rsid w:val="008927A2"/>
    <w:rsid w:val="00894BE1"/>
    <w:rsid w:val="008B1E65"/>
    <w:rsid w:val="008B22DB"/>
    <w:rsid w:val="008B484C"/>
    <w:rsid w:val="008C3148"/>
    <w:rsid w:val="008D004F"/>
    <w:rsid w:val="008D25ED"/>
    <w:rsid w:val="008D2B89"/>
    <w:rsid w:val="008D3046"/>
    <w:rsid w:val="008D353C"/>
    <w:rsid w:val="008D4F32"/>
    <w:rsid w:val="008E0009"/>
    <w:rsid w:val="008E1B0C"/>
    <w:rsid w:val="008E7172"/>
    <w:rsid w:val="008F597E"/>
    <w:rsid w:val="008F59D5"/>
    <w:rsid w:val="00904436"/>
    <w:rsid w:val="0090593E"/>
    <w:rsid w:val="00906FBB"/>
    <w:rsid w:val="00911330"/>
    <w:rsid w:val="00911EB7"/>
    <w:rsid w:val="00913EDF"/>
    <w:rsid w:val="009146F5"/>
    <w:rsid w:val="00915BF0"/>
    <w:rsid w:val="00917A7C"/>
    <w:rsid w:val="009224BB"/>
    <w:rsid w:val="00925DDE"/>
    <w:rsid w:val="00926D62"/>
    <w:rsid w:val="0093307C"/>
    <w:rsid w:val="00934088"/>
    <w:rsid w:val="00942959"/>
    <w:rsid w:val="00945612"/>
    <w:rsid w:val="00950732"/>
    <w:rsid w:val="00950F81"/>
    <w:rsid w:val="0095139C"/>
    <w:rsid w:val="0095433D"/>
    <w:rsid w:val="0096079B"/>
    <w:rsid w:val="00964AAA"/>
    <w:rsid w:val="0096697E"/>
    <w:rsid w:val="00966DF9"/>
    <w:rsid w:val="00973E03"/>
    <w:rsid w:val="00984C61"/>
    <w:rsid w:val="00985D0F"/>
    <w:rsid w:val="009939B3"/>
    <w:rsid w:val="00993AC1"/>
    <w:rsid w:val="00997A8C"/>
    <w:rsid w:val="009A4958"/>
    <w:rsid w:val="009B0EC4"/>
    <w:rsid w:val="009B29CC"/>
    <w:rsid w:val="009B4CB6"/>
    <w:rsid w:val="009C0A0A"/>
    <w:rsid w:val="009C2F2A"/>
    <w:rsid w:val="009C4FA6"/>
    <w:rsid w:val="009D1AB3"/>
    <w:rsid w:val="009E62CE"/>
    <w:rsid w:val="009F5719"/>
    <w:rsid w:val="009F6143"/>
    <w:rsid w:val="009F6E0A"/>
    <w:rsid w:val="00A058F4"/>
    <w:rsid w:val="00A10904"/>
    <w:rsid w:val="00A11951"/>
    <w:rsid w:val="00A128C9"/>
    <w:rsid w:val="00A16F10"/>
    <w:rsid w:val="00A20737"/>
    <w:rsid w:val="00A20D18"/>
    <w:rsid w:val="00A221C3"/>
    <w:rsid w:val="00A22DBB"/>
    <w:rsid w:val="00A235FD"/>
    <w:rsid w:val="00A24E75"/>
    <w:rsid w:val="00A27FA0"/>
    <w:rsid w:val="00A331E4"/>
    <w:rsid w:val="00A34179"/>
    <w:rsid w:val="00A43041"/>
    <w:rsid w:val="00A43B70"/>
    <w:rsid w:val="00A503D1"/>
    <w:rsid w:val="00A516B3"/>
    <w:rsid w:val="00A51720"/>
    <w:rsid w:val="00A54B71"/>
    <w:rsid w:val="00A62377"/>
    <w:rsid w:val="00A62CB2"/>
    <w:rsid w:val="00A63199"/>
    <w:rsid w:val="00A77BFA"/>
    <w:rsid w:val="00A930F2"/>
    <w:rsid w:val="00A95145"/>
    <w:rsid w:val="00A96906"/>
    <w:rsid w:val="00AA59A3"/>
    <w:rsid w:val="00AB1A97"/>
    <w:rsid w:val="00AB225B"/>
    <w:rsid w:val="00AB2D17"/>
    <w:rsid w:val="00AB30F6"/>
    <w:rsid w:val="00AB7429"/>
    <w:rsid w:val="00AC30AE"/>
    <w:rsid w:val="00AC35ED"/>
    <w:rsid w:val="00AC46AD"/>
    <w:rsid w:val="00AC4CB4"/>
    <w:rsid w:val="00AD2A9A"/>
    <w:rsid w:val="00AD3BE6"/>
    <w:rsid w:val="00AD3EDE"/>
    <w:rsid w:val="00AD574D"/>
    <w:rsid w:val="00AE3620"/>
    <w:rsid w:val="00AF7101"/>
    <w:rsid w:val="00B03041"/>
    <w:rsid w:val="00B055A6"/>
    <w:rsid w:val="00B0705F"/>
    <w:rsid w:val="00B10789"/>
    <w:rsid w:val="00B13E10"/>
    <w:rsid w:val="00B1492B"/>
    <w:rsid w:val="00B1495B"/>
    <w:rsid w:val="00B21CC9"/>
    <w:rsid w:val="00B30C50"/>
    <w:rsid w:val="00B36405"/>
    <w:rsid w:val="00B40680"/>
    <w:rsid w:val="00B46DAB"/>
    <w:rsid w:val="00B46F19"/>
    <w:rsid w:val="00B46F2F"/>
    <w:rsid w:val="00B47BF7"/>
    <w:rsid w:val="00B50B0F"/>
    <w:rsid w:val="00B50D07"/>
    <w:rsid w:val="00B51E78"/>
    <w:rsid w:val="00B52309"/>
    <w:rsid w:val="00B57F73"/>
    <w:rsid w:val="00B6062E"/>
    <w:rsid w:val="00B60EAA"/>
    <w:rsid w:val="00B6738B"/>
    <w:rsid w:val="00B71744"/>
    <w:rsid w:val="00B71E24"/>
    <w:rsid w:val="00B76EE5"/>
    <w:rsid w:val="00B777CB"/>
    <w:rsid w:val="00B80A66"/>
    <w:rsid w:val="00B867F2"/>
    <w:rsid w:val="00B91BD1"/>
    <w:rsid w:val="00B95423"/>
    <w:rsid w:val="00B964E4"/>
    <w:rsid w:val="00B971E9"/>
    <w:rsid w:val="00B9724E"/>
    <w:rsid w:val="00BA0031"/>
    <w:rsid w:val="00BA0F6E"/>
    <w:rsid w:val="00BA1E54"/>
    <w:rsid w:val="00BA42FD"/>
    <w:rsid w:val="00BB2267"/>
    <w:rsid w:val="00BB3DCC"/>
    <w:rsid w:val="00BB46D2"/>
    <w:rsid w:val="00BB60AA"/>
    <w:rsid w:val="00BB7E13"/>
    <w:rsid w:val="00BC2D9E"/>
    <w:rsid w:val="00BC72D5"/>
    <w:rsid w:val="00BD2ECA"/>
    <w:rsid w:val="00BD39CC"/>
    <w:rsid w:val="00BD4A94"/>
    <w:rsid w:val="00BE414F"/>
    <w:rsid w:val="00BF328D"/>
    <w:rsid w:val="00BF4281"/>
    <w:rsid w:val="00BF45F0"/>
    <w:rsid w:val="00C04585"/>
    <w:rsid w:val="00C06970"/>
    <w:rsid w:val="00C12773"/>
    <w:rsid w:val="00C17B56"/>
    <w:rsid w:val="00C23E2E"/>
    <w:rsid w:val="00C24A22"/>
    <w:rsid w:val="00C24B00"/>
    <w:rsid w:val="00C26441"/>
    <w:rsid w:val="00C26976"/>
    <w:rsid w:val="00C32D93"/>
    <w:rsid w:val="00C34033"/>
    <w:rsid w:val="00C44D88"/>
    <w:rsid w:val="00C57AD9"/>
    <w:rsid w:val="00C57CD7"/>
    <w:rsid w:val="00C6152B"/>
    <w:rsid w:val="00C62D6F"/>
    <w:rsid w:val="00C63306"/>
    <w:rsid w:val="00C642FA"/>
    <w:rsid w:val="00C643E7"/>
    <w:rsid w:val="00C64B0F"/>
    <w:rsid w:val="00C676A0"/>
    <w:rsid w:val="00C717BF"/>
    <w:rsid w:val="00C8331F"/>
    <w:rsid w:val="00C83FE6"/>
    <w:rsid w:val="00C84211"/>
    <w:rsid w:val="00C86B33"/>
    <w:rsid w:val="00C87D45"/>
    <w:rsid w:val="00C94194"/>
    <w:rsid w:val="00C95DAA"/>
    <w:rsid w:val="00C97F09"/>
    <w:rsid w:val="00CA624E"/>
    <w:rsid w:val="00CB0E8F"/>
    <w:rsid w:val="00CB1667"/>
    <w:rsid w:val="00CB53C5"/>
    <w:rsid w:val="00CB6EB5"/>
    <w:rsid w:val="00CB70BD"/>
    <w:rsid w:val="00CB7CE3"/>
    <w:rsid w:val="00CC46A1"/>
    <w:rsid w:val="00CC775E"/>
    <w:rsid w:val="00CD432B"/>
    <w:rsid w:val="00CD5125"/>
    <w:rsid w:val="00CD5FAB"/>
    <w:rsid w:val="00CE36D1"/>
    <w:rsid w:val="00CF142F"/>
    <w:rsid w:val="00CF17C4"/>
    <w:rsid w:val="00D0077B"/>
    <w:rsid w:val="00D01556"/>
    <w:rsid w:val="00D04490"/>
    <w:rsid w:val="00D0572B"/>
    <w:rsid w:val="00D108E2"/>
    <w:rsid w:val="00D12533"/>
    <w:rsid w:val="00D14870"/>
    <w:rsid w:val="00D2032F"/>
    <w:rsid w:val="00D21189"/>
    <w:rsid w:val="00D238CF"/>
    <w:rsid w:val="00D25B9B"/>
    <w:rsid w:val="00D279AD"/>
    <w:rsid w:val="00D34A1F"/>
    <w:rsid w:val="00D43C0E"/>
    <w:rsid w:val="00D44276"/>
    <w:rsid w:val="00D44341"/>
    <w:rsid w:val="00D45958"/>
    <w:rsid w:val="00D474EC"/>
    <w:rsid w:val="00D51624"/>
    <w:rsid w:val="00D52B6D"/>
    <w:rsid w:val="00D61974"/>
    <w:rsid w:val="00D62E21"/>
    <w:rsid w:val="00D666F0"/>
    <w:rsid w:val="00D75AEA"/>
    <w:rsid w:val="00D76279"/>
    <w:rsid w:val="00D84DE7"/>
    <w:rsid w:val="00D905E7"/>
    <w:rsid w:val="00D937EE"/>
    <w:rsid w:val="00D93B33"/>
    <w:rsid w:val="00D94338"/>
    <w:rsid w:val="00D96C49"/>
    <w:rsid w:val="00DA129B"/>
    <w:rsid w:val="00DA2BD0"/>
    <w:rsid w:val="00DA4D3E"/>
    <w:rsid w:val="00DB147D"/>
    <w:rsid w:val="00DB49F0"/>
    <w:rsid w:val="00DB5F81"/>
    <w:rsid w:val="00DB6011"/>
    <w:rsid w:val="00DB76E5"/>
    <w:rsid w:val="00DD342C"/>
    <w:rsid w:val="00DD62F7"/>
    <w:rsid w:val="00DE2E1D"/>
    <w:rsid w:val="00DE7F6D"/>
    <w:rsid w:val="00DF3152"/>
    <w:rsid w:val="00DF55F6"/>
    <w:rsid w:val="00DF76AD"/>
    <w:rsid w:val="00E00CBB"/>
    <w:rsid w:val="00E04CCA"/>
    <w:rsid w:val="00E070B3"/>
    <w:rsid w:val="00E137E1"/>
    <w:rsid w:val="00E2172F"/>
    <w:rsid w:val="00E251D5"/>
    <w:rsid w:val="00E27C7E"/>
    <w:rsid w:val="00E3781A"/>
    <w:rsid w:val="00E405CD"/>
    <w:rsid w:val="00E44128"/>
    <w:rsid w:val="00E46C88"/>
    <w:rsid w:val="00E52ACB"/>
    <w:rsid w:val="00E56AAB"/>
    <w:rsid w:val="00E56CDB"/>
    <w:rsid w:val="00E56D47"/>
    <w:rsid w:val="00E57E3D"/>
    <w:rsid w:val="00E7178E"/>
    <w:rsid w:val="00E71A4A"/>
    <w:rsid w:val="00E73A5C"/>
    <w:rsid w:val="00E74B43"/>
    <w:rsid w:val="00E74FE3"/>
    <w:rsid w:val="00E75AAD"/>
    <w:rsid w:val="00E7654B"/>
    <w:rsid w:val="00E82BAE"/>
    <w:rsid w:val="00E91AC2"/>
    <w:rsid w:val="00E9723D"/>
    <w:rsid w:val="00E974A9"/>
    <w:rsid w:val="00EA49E3"/>
    <w:rsid w:val="00EA4C16"/>
    <w:rsid w:val="00EA5941"/>
    <w:rsid w:val="00EA5FC8"/>
    <w:rsid w:val="00EC5DB4"/>
    <w:rsid w:val="00EC66D7"/>
    <w:rsid w:val="00ED5263"/>
    <w:rsid w:val="00EE67A5"/>
    <w:rsid w:val="00EF138B"/>
    <w:rsid w:val="00EF21F7"/>
    <w:rsid w:val="00EF37E3"/>
    <w:rsid w:val="00F033D1"/>
    <w:rsid w:val="00F06DC9"/>
    <w:rsid w:val="00F105F6"/>
    <w:rsid w:val="00F13B2F"/>
    <w:rsid w:val="00F200A5"/>
    <w:rsid w:val="00F20B2E"/>
    <w:rsid w:val="00F24E9D"/>
    <w:rsid w:val="00F26971"/>
    <w:rsid w:val="00F26D48"/>
    <w:rsid w:val="00F35956"/>
    <w:rsid w:val="00F36C49"/>
    <w:rsid w:val="00F450BC"/>
    <w:rsid w:val="00F46714"/>
    <w:rsid w:val="00F534D0"/>
    <w:rsid w:val="00F5543A"/>
    <w:rsid w:val="00F628E2"/>
    <w:rsid w:val="00F704EF"/>
    <w:rsid w:val="00F71460"/>
    <w:rsid w:val="00F73C08"/>
    <w:rsid w:val="00F742B7"/>
    <w:rsid w:val="00F76574"/>
    <w:rsid w:val="00F765E7"/>
    <w:rsid w:val="00F84245"/>
    <w:rsid w:val="00F852B6"/>
    <w:rsid w:val="00F86EE6"/>
    <w:rsid w:val="00FA2D69"/>
    <w:rsid w:val="00FC2137"/>
    <w:rsid w:val="00FC36FA"/>
    <w:rsid w:val="00FC581E"/>
    <w:rsid w:val="00FD0711"/>
    <w:rsid w:val="00FD43CE"/>
    <w:rsid w:val="00FF0186"/>
    <w:rsid w:val="00FF0E34"/>
    <w:rsid w:val="00FF0F1D"/>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5D0C7"/>
  <w15:docId w15:val="{68CDDEAA-899F-4C5D-8BCE-443889D8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0" w:unhideWhenUsed="1"/>
    <w:lsdException w:name="List Bullet" w:uiPriority="0"/>
    <w:lsdException w:name="List Number" w:uiPriority="0"/>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uiPriority="0"/>
    <w:lsdException w:name="List Continue 4" w:uiPriority="0"/>
    <w:lsdException w:name="List Continue 5" w:uiPriority="0"/>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0DE"/>
    <w:pPr>
      <w:spacing w:after="240"/>
      <w:jc w:val="both"/>
    </w:pPr>
    <w:rPr>
      <w:rFonts w:eastAsiaTheme="minorHAnsi" w:cstheme="minorBidi"/>
      <w:sz w:val="22"/>
      <w:szCs w:val="24"/>
    </w:rPr>
  </w:style>
  <w:style w:type="paragraph" w:styleId="Heading1">
    <w:name w:val="heading 1"/>
    <w:basedOn w:val="Normal"/>
    <w:link w:val="Heading1Char"/>
    <w:uiPriority w:val="99"/>
    <w:qFormat/>
    <w:rsid w:val="006540DE"/>
    <w:pPr>
      <w:numPr>
        <w:numId w:val="34"/>
      </w:numPr>
      <w:outlineLvl w:val="0"/>
    </w:pPr>
    <w:rPr>
      <w:rFonts w:eastAsiaTheme="majorEastAsia" w:cs="Times New Roman"/>
      <w:szCs w:val="32"/>
    </w:rPr>
  </w:style>
  <w:style w:type="paragraph" w:styleId="Heading2">
    <w:name w:val="heading 2"/>
    <w:basedOn w:val="Normal"/>
    <w:link w:val="Heading2Char"/>
    <w:uiPriority w:val="99"/>
    <w:unhideWhenUsed/>
    <w:qFormat/>
    <w:rsid w:val="006540DE"/>
    <w:pPr>
      <w:numPr>
        <w:ilvl w:val="1"/>
        <w:numId w:val="34"/>
      </w:numPr>
      <w:outlineLvl w:val="1"/>
    </w:pPr>
    <w:rPr>
      <w:rFonts w:eastAsiaTheme="majorEastAsia" w:cs="Times New Roman"/>
      <w:szCs w:val="26"/>
    </w:rPr>
  </w:style>
  <w:style w:type="paragraph" w:styleId="Heading3">
    <w:name w:val="heading 3"/>
    <w:basedOn w:val="Normal"/>
    <w:link w:val="Heading3Char"/>
    <w:uiPriority w:val="99"/>
    <w:unhideWhenUsed/>
    <w:qFormat/>
    <w:rsid w:val="006540DE"/>
    <w:pPr>
      <w:numPr>
        <w:ilvl w:val="2"/>
        <w:numId w:val="34"/>
      </w:numPr>
      <w:outlineLvl w:val="2"/>
    </w:pPr>
    <w:rPr>
      <w:rFonts w:eastAsiaTheme="majorEastAsia" w:cs="Times New Roman"/>
    </w:rPr>
  </w:style>
  <w:style w:type="paragraph" w:styleId="Heading4">
    <w:name w:val="heading 4"/>
    <w:basedOn w:val="Normal"/>
    <w:link w:val="Heading4Char"/>
    <w:uiPriority w:val="99"/>
    <w:unhideWhenUsed/>
    <w:qFormat/>
    <w:rsid w:val="006540DE"/>
    <w:pPr>
      <w:numPr>
        <w:ilvl w:val="3"/>
        <w:numId w:val="34"/>
      </w:numPr>
      <w:outlineLvl w:val="3"/>
    </w:pPr>
    <w:rPr>
      <w:rFonts w:eastAsiaTheme="majorEastAsia" w:cs="Times New Roman"/>
      <w:iCs/>
    </w:rPr>
  </w:style>
  <w:style w:type="paragraph" w:styleId="Heading5">
    <w:name w:val="heading 5"/>
    <w:basedOn w:val="Normal"/>
    <w:link w:val="Heading5Char"/>
    <w:uiPriority w:val="99"/>
    <w:unhideWhenUsed/>
    <w:qFormat/>
    <w:rsid w:val="006540DE"/>
    <w:pPr>
      <w:numPr>
        <w:ilvl w:val="4"/>
        <w:numId w:val="34"/>
      </w:numPr>
      <w:outlineLvl w:val="4"/>
    </w:pPr>
    <w:rPr>
      <w:rFonts w:eastAsiaTheme="majorEastAsia" w:cs="Times New Roman"/>
    </w:rPr>
  </w:style>
  <w:style w:type="paragraph" w:styleId="Heading6">
    <w:name w:val="heading 6"/>
    <w:basedOn w:val="Normal"/>
    <w:link w:val="Heading6Char"/>
    <w:uiPriority w:val="99"/>
    <w:unhideWhenUsed/>
    <w:qFormat/>
    <w:rsid w:val="006540DE"/>
    <w:pPr>
      <w:numPr>
        <w:ilvl w:val="5"/>
        <w:numId w:val="34"/>
      </w:numPr>
      <w:outlineLvl w:val="5"/>
    </w:pPr>
    <w:rPr>
      <w:rFonts w:eastAsiaTheme="majorEastAsia" w:cs="Times New Roman"/>
    </w:rPr>
  </w:style>
  <w:style w:type="paragraph" w:styleId="Heading7">
    <w:name w:val="heading 7"/>
    <w:basedOn w:val="Normal"/>
    <w:link w:val="Heading7Char"/>
    <w:uiPriority w:val="99"/>
    <w:unhideWhenUsed/>
    <w:qFormat/>
    <w:rsid w:val="006540DE"/>
    <w:pPr>
      <w:numPr>
        <w:ilvl w:val="6"/>
        <w:numId w:val="34"/>
      </w:numPr>
      <w:outlineLvl w:val="6"/>
    </w:pPr>
    <w:rPr>
      <w:rFonts w:eastAsiaTheme="majorEastAsia" w:cs="Times New Roman"/>
      <w:iCs/>
    </w:rPr>
  </w:style>
  <w:style w:type="paragraph" w:styleId="Heading8">
    <w:name w:val="heading 8"/>
    <w:basedOn w:val="Normal"/>
    <w:link w:val="Heading8Char"/>
    <w:uiPriority w:val="99"/>
    <w:unhideWhenUsed/>
    <w:qFormat/>
    <w:rsid w:val="006540DE"/>
    <w:pPr>
      <w:numPr>
        <w:ilvl w:val="7"/>
        <w:numId w:val="34"/>
      </w:numPr>
      <w:outlineLvl w:val="7"/>
    </w:pPr>
    <w:rPr>
      <w:rFonts w:eastAsiaTheme="majorEastAsia" w:cs="Times New Roman"/>
      <w:szCs w:val="21"/>
    </w:rPr>
  </w:style>
  <w:style w:type="paragraph" w:styleId="Heading9">
    <w:name w:val="heading 9"/>
    <w:basedOn w:val="Normal"/>
    <w:link w:val="Heading9Char"/>
    <w:uiPriority w:val="99"/>
    <w:unhideWhenUsed/>
    <w:qFormat/>
    <w:rsid w:val="006540DE"/>
    <w:pPr>
      <w:numPr>
        <w:ilvl w:val="8"/>
        <w:numId w:val="34"/>
      </w:numPr>
      <w:outlineLvl w:val="8"/>
    </w:pPr>
    <w:rPr>
      <w:rFonts w:eastAsiaTheme="majorEastAsia" w:cs="Times New Roman"/>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uiPriority w:val="99"/>
    <w:unhideWhenUsed/>
    <w:rsid w:val="006540DE"/>
    <w:pPr>
      <w:spacing w:after="120"/>
    </w:pPr>
  </w:style>
  <w:style w:type="paragraph" w:styleId="BodyText2">
    <w:name w:val="Body Text 2"/>
    <w:aliases w:val="BT2"/>
    <w:basedOn w:val="Normal"/>
    <w:link w:val="BodyText2Char"/>
    <w:uiPriority w:val="99"/>
    <w:unhideWhenUsed/>
    <w:rsid w:val="006540DE"/>
    <w:pPr>
      <w:spacing w:after="120" w:line="480" w:lineRule="auto"/>
    </w:pPr>
  </w:style>
  <w:style w:type="paragraph" w:styleId="BodyText3">
    <w:name w:val="Body Text 3"/>
    <w:aliases w:val="BT3"/>
    <w:basedOn w:val="Normal"/>
    <w:link w:val="BodyText3Char"/>
    <w:uiPriority w:val="99"/>
    <w:unhideWhenUsed/>
    <w:rsid w:val="006540DE"/>
    <w:pPr>
      <w:spacing w:after="120"/>
    </w:pPr>
    <w:rPr>
      <w:sz w:val="16"/>
      <w:szCs w:val="16"/>
    </w:rPr>
  </w:style>
  <w:style w:type="paragraph" w:styleId="Header">
    <w:name w:val="header"/>
    <w:basedOn w:val="Normal"/>
    <w:link w:val="HeaderChar"/>
    <w:rsid w:val="006540DE"/>
    <w:pPr>
      <w:tabs>
        <w:tab w:val="center" w:pos="4680"/>
        <w:tab w:val="right" w:pos="9360"/>
      </w:tabs>
      <w:spacing w:after="0"/>
    </w:pPr>
  </w:style>
  <w:style w:type="paragraph" w:styleId="Footer">
    <w:name w:val="footer"/>
    <w:basedOn w:val="Normal"/>
    <w:link w:val="FooterChar"/>
    <w:uiPriority w:val="2"/>
    <w:rsid w:val="006540DE"/>
    <w:pPr>
      <w:tabs>
        <w:tab w:val="center" w:pos="4680"/>
        <w:tab w:val="right" w:pos="9360"/>
      </w:tabs>
      <w:spacing w:after="0"/>
    </w:pPr>
  </w:style>
  <w:style w:type="paragraph" w:styleId="BodyTextFirstIndent">
    <w:name w:val="Body Text First Indent"/>
    <w:aliases w:val="BTFI"/>
    <w:basedOn w:val="BodyText"/>
    <w:link w:val="BodyTextFirstIndentChar"/>
    <w:uiPriority w:val="99"/>
    <w:unhideWhenUsed/>
    <w:rsid w:val="006540DE"/>
    <w:pPr>
      <w:spacing w:after="240"/>
      <w:ind w:firstLine="360"/>
    </w:pPr>
  </w:style>
  <w:style w:type="paragraph" w:styleId="BodyTextIndent">
    <w:name w:val="Body Text Indent"/>
    <w:aliases w:val="BTI"/>
    <w:basedOn w:val="Normal"/>
    <w:link w:val="BodyTextIndentChar"/>
    <w:uiPriority w:val="99"/>
    <w:unhideWhenUsed/>
    <w:rsid w:val="006540DE"/>
    <w:pPr>
      <w:spacing w:after="120"/>
      <w:ind w:left="360"/>
    </w:pPr>
  </w:style>
  <w:style w:type="paragraph" w:styleId="BodyTextFirstIndent2">
    <w:name w:val="Body Text First Indent 2"/>
    <w:aliases w:val="BTFI2"/>
    <w:basedOn w:val="BodyTextIndent"/>
    <w:link w:val="BodyTextFirstIndent2Char"/>
    <w:uiPriority w:val="99"/>
    <w:unhideWhenUsed/>
    <w:rsid w:val="006540DE"/>
    <w:pPr>
      <w:spacing w:after="240"/>
      <w:ind w:firstLine="360"/>
    </w:pPr>
  </w:style>
  <w:style w:type="paragraph" w:styleId="BodyTextIndent2">
    <w:name w:val="Body Text Indent 2"/>
    <w:aliases w:val="BTI2"/>
    <w:basedOn w:val="Normal"/>
    <w:link w:val="BodyTextIndent2Char"/>
    <w:uiPriority w:val="99"/>
    <w:unhideWhenUsed/>
    <w:rsid w:val="006540DE"/>
    <w:pPr>
      <w:spacing w:after="120" w:line="480" w:lineRule="auto"/>
      <w:ind w:left="360"/>
    </w:pPr>
  </w:style>
  <w:style w:type="paragraph" w:styleId="BodyTextIndent3">
    <w:name w:val="Body Text Indent 3"/>
    <w:aliases w:val="BTI3"/>
    <w:basedOn w:val="Normal"/>
    <w:link w:val="BodyTextIndent3Char"/>
    <w:uiPriority w:val="99"/>
    <w:unhideWhenUsed/>
    <w:rsid w:val="006540DE"/>
    <w:pPr>
      <w:spacing w:after="120"/>
      <w:ind w:left="360"/>
    </w:pPr>
    <w:rPr>
      <w:sz w:val="16"/>
      <w:szCs w:val="16"/>
    </w:rPr>
  </w:style>
  <w:style w:type="paragraph" w:styleId="Subtitle">
    <w:name w:val="Subtitle"/>
    <w:aliases w:val="SU"/>
    <w:basedOn w:val="Normal"/>
    <w:next w:val="Normal"/>
    <w:link w:val="SubtitleChar"/>
    <w:uiPriority w:val="11"/>
    <w:qFormat/>
    <w:rsid w:val="006540DE"/>
    <w:pPr>
      <w:numPr>
        <w:ilvl w:val="1"/>
      </w:numPr>
      <w:spacing w:after="160"/>
    </w:pPr>
    <w:rPr>
      <w:rFonts w:asciiTheme="minorHAnsi" w:eastAsiaTheme="minorEastAsia" w:hAnsiTheme="minorHAnsi"/>
      <w:color w:val="5A5A5A" w:themeColor="text1" w:themeTint="A5"/>
      <w:spacing w:val="15"/>
      <w:szCs w:val="22"/>
    </w:rPr>
  </w:style>
  <w:style w:type="paragraph" w:styleId="ListNumber">
    <w:name w:val="List Number"/>
    <w:aliases w:val="LN1"/>
    <w:basedOn w:val="Normal"/>
    <w:rsid w:val="00D25B9B"/>
    <w:pPr>
      <w:numPr>
        <w:numId w:val="6"/>
      </w:numPr>
    </w:pPr>
  </w:style>
  <w:style w:type="paragraph" w:styleId="ListNumber2">
    <w:name w:val="List Number 2"/>
    <w:aliases w:val="LN2"/>
    <w:basedOn w:val="Normal"/>
    <w:rsid w:val="00D25B9B"/>
    <w:pPr>
      <w:numPr>
        <w:numId w:val="7"/>
      </w:numPr>
    </w:pPr>
  </w:style>
  <w:style w:type="paragraph" w:customStyle="1" w:styleId="HeadingNoSpace">
    <w:name w:val="Heading No Space"/>
    <w:aliases w:val="HNS"/>
    <w:basedOn w:val="Normal"/>
    <w:rsid w:val="00D44276"/>
    <w:rPr>
      <w:b/>
    </w:rPr>
  </w:style>
  <w:style w:type="paragraph" w:customStyle="1" w:styleId="BodyTextNoSpace">
    <w:name w:val="Body Text No Space"/>
    <w:aliases w:val="BTNS"/>
    <w:basedOn w:val="Normal"/>
    <w:rsid w:val="00A235FD"/>
  </w:style>
  <w:style w:type="paragraph" w:styleId="Title">
    <w:name w:val="Title"/>
    <w:aliases w:val="TI"/>
    <w:basedOn w:val="Normal"/>
    <w:next w:val="Normal"/>
    <w:link w:val="TitleChar"/>
    <w:uiPriority w:val="10"/>
    <w:qFormat/>
    <w:rsid w:val="006540DE"/>
    <w:pPr>
      <w:spacing w:after="0"/>
      <w:contextualSpacing/>
    </w:pPr>
    <w:rPr>
      <w:rFonts w:asciiTheme="majorHAnsi" w:eastAsiaTheme="majorEastAsia" w:hAnsiTheme="majorHAnsi" w:cstheme="majorBidi"/>
      <w:spacing w:val="-10"/>
      <w:kern w:val="28"/>
      <w:sz w:val="56"/>
      <w:szCs w:val="56"/>
    </w:rPr>
  </w:style>
  <w:style w:type="paragraph" w:styleId="ListContinue">
    <w:name w:val="List Continue"/>
    <w:basedOn w:val="Normal"/>
    <w:rsid w:val="000B33E3"/>
    <w:pPr>
      <w:ind w:left="720"/>
    </w:pPr>
  </w:style>
  <w:style w:type="paragraph" w:styleId="ListContinue2">
    <w:name w:val="List Continue 2"/>
    <w:basedOn w:val="Normal"/>
    <w:rsid w:val="00D25B9B"/>
    <w:pPr>
      <w:ind w:left="1440"/>
    </w:pPr>
  </w:style>
  <w:style w:type="paragraph" w:styleId="ListContinue3">
    <w:name w:val="List Continue 3"/>
    <w:basedOn w:val="Normal"/>
    <w:rsid w:val="000B33E3"/>
    <w:pPr>
      <w:ind w:left="2160"/>
    </w:pPr>
  </w:style>
  <w:style w:type="paragraph" w:styleId="ListContinue4">
    <w:name w:val="List Continue 4"/>
    <w:basedOn w:val="Normal"/>
    <w:rsid w:val="000B33E3"/>
    <w:pPr>
      <w:ind w:left="2880"/>
    </w:pPr>
  </w:style>
  <w:style w:type="paragraph" w:styleId="ListContinue5">
    <w:name w:val="List Continue 5"/>
    <w:basedOn w:val="Normal"/>
    <w:rsid w:val="000B33E3"/>
    <w:pPr>
      <w:ind w:left="3600"/>
    </w:pPr>
  </w:style>
  <w:style w:type="paragraph" w:styleId="Closing">
    <w:name w:val="Closing"/>
    <w:basedOn w:val="Normal"/>
    <w:link w:val="ClosingChar"/>
    <w:uiPriority w:val="99"/>
    <w:semiHidden/>
    <w:unhideWhenUsed/>
    <w:rsid w:val="006540DE"/>
    <w:pPr>
      <w:spacing w:after="0"/>
      <w:ind w:left="4320"/>
    </w:pPr>
  </w:style>
  <w:style w:type="paragraph" w:customStyle="1" w:styleId="CenteredText">
    <w:name w:val="Centered Text"/>
    <w:aliases w:val="CT"/>
    <w:basedOn w:val="Normal"/>
    <w:rsid w:val="00BB60AA"/>
    <w:pPr>
      <w:jc w:val="center"/>
    </w:pPr>
  </w:style>
  <w:style w:type="paragraph" w:styleId="TOC1">
    <w:name w:val="toc 1"/>
    <w:basedOn w:val="Normal"/>
    <w:next w:val="Normal"/>
    <w:autoRedefine/>
    <w:uiPriority w:val="39"/>
    <w:unhideWhenUsed/>
    <w:rsid w:val="006540DE"/>
    <w:pPr>
      <w:spacing w:after="100"/>
    </w:pPr>
  </w:style>
  <w:style w:type="paragraph" w:styleId="TOC2">
    <w:name w:val="toc 2"/>
    <w:basedOn w:val="Normal"/>
    <w:next w:val="Normal"/>
    <w:autoRedefine/>
    <w:uiPriority w:val="39"/>
    <w:unhideWhenUsed/>
    <w:rsid w:val="006540DE"/>
    <w:pPr>
      <w:spacing w:after="100"/>
      <w:ind w:left="240"/>
    </w:pPr>
  </w:style>
  <w:style w:type="paragraph" w:styleId="TOC3">
    <w:name w:val="toc 3"/>
    <w:basedOn w:val="Normal"/>
    <w:next w:val="Normal"/>
    <w:autoRedefine/>
    <w:uiPriority w:val="39"/>
    <w:unhideWhenUsed/>
    <w:rsid w:val="006540DE"/>
    <w:pPr>
      <w:spacing w:after="100"/>
      <w:ind w:left="480"/>
    </w:pPr>
  </w:style>
  <w:style w:type="paragraph" w:styleId="TOC4">
    <w:name w:val="toc 4"/>
    <w:basedOn w:val="Normal"/>
    <w:next w:val="Normal"/>
    <w:autoRedefine/>
    <w:uiPriority w:val="39"/>
    <w:unhideWhenUsed/>
    <w:rsid w:val="006540DE"/>
    <w:pPr>
      <w:spacing w:after="100"/>
      <w:ind w:left="720"/>
    </w:pPr>
  </w:style>
  <w:style w:type="paragraph" w:styleId="TOC5">
    <w:name w:val="toc 5"/>
    <w:basedOn w:val="Normal"/>
    <w:next w:val="Normal"/>
    <w:autoRedefine/>
    <w:uiPriority w:val="39"/>
    <w:unhideWhenUsed/>
    <w:rsid w:val="006540DE"/>
    <w:pPr>
      <w:spacing w:after="100"/>
      <w:ind w:left="960"/>
    </w:pPr>
  </w:style>
  <w:style w:type="paragraph" w:styleId="TOC6">
    <w:name w:val="toc 6"/>
    <w:basedOn w:val="Normal"/>
    <w:next w:val="Normal"/>
    <w:autoRedefine/>
    <w:uiPriority w:val="39"/>
    <w:unhideWhenUsed/>
    <w:rsid w:val="006540DE"/>
    <w:pPr>
      <w:spacing w:after="100"/>
      <w:ind w:left="1200"/>
    </w:pPr>
  </w:style>
  <w:style w:type="paragraph" w:styleId="TOC7">
    <w:name w:val="toc 7"/>
    <w:basedOn w:val="Normal"/>
    <w:next w:val="Normal"/>
    <w:autoRedefine/>
    <w:uiPriority w:val="39"/>
    <w:unhideWhenUsed/>
    <w:rsid w:val="006540DE"/>
    <w:pPr>
      <w:spacing w:after="100"/>
      <w:ind w:left="1440"/>
    </w:pPr>
  </w:style>
  <w:style w:type="paragraph" w:styleId="TOC8">
    <w:name w:val="toc 8"/>
    <w:basedOn w:val="Normal"/>
    <w:next w:val="Normal"/>
    <w:autoRedefine/>
    <w:uiPriority w:val="39"/>
    <w:unhideWhenUsed/>
    <w:rsid w:val="006540DE"/>
    <w:pPr>
      <w:spacing w:after="100"/>
      <w:ind w:left="1680"/>
    </w:pPr>
  </w:style>
  <w:style w:type="paragraph" w:styleId="TOC9">
    <w:name w:val="toc 9"/>
    <w:basedOn w:val="Normal"/>
    <w:next w:val="Normal"/>
    <w:autoRedefine/>
    <w:uiPriority w:val="39"/>
    <w:unhideWhenUsed/>
    <w:rsid w:val="006540DE"/>
    <w:pPr>
      <w:spacing w:after="100"/>
      <w:ind w:left="1920"/>
    </w:pPr>
  </w:style>
  <w:style w:type="character" w:styleId="HTMLAcronym">
    <w:name w:val="HTML Acronym"/>
    <w:basedOn w:val="DefaultParagraphFont"/>
    <w:uiPriority w:val="99"/>
    <w:semiHidden/>
    <w:unhideWhenUsed/>
    <w:rsid w:val="006540DE"/>
  </w:style>
  <w:style w:type="paragraph" w:styleId="HTMLAddress">
    <w:name w:val="HTML Address"/>
    <w:basedOn w:val="Normal"/>
    <w:link w:val="HTMLAddressChar"/>
    <w:uiPriority w:val="99"/>
    <w:semiHidden/>
    <w:unhideWhenUsed/>
    <w:rsid w:val="006540DE"/>
    <w:pPr>
      <w:spacing w:after="0"/>
    </w:pPr>
    <w:rPr>
      <w:i/>
      <w:iCs/>
    </w:rPr>
  </w:style>
  <w:style w:type="character" w:styleId="HTMLCite">
    <w:name w:val="HTML Cite"/>
    <w:basedOn w:val="DefaultParagraphFont"/>
    <w:uiPriority w:val="99"/>
    <w:semiHidden/>
    <w:unhideWhenUsed/>
    <w:rsid w:val="006540DE"/>
    <w:rPr>
      <w:i/>
      <w:iCs/>
    </w:rPr>
  </w:style>
  <w:style w:type="character" w:styleId="HTMLCode">
    <w:name w:val="HTML Code"/>
    <w:basedOn w:val="DefaultParagraphFont"/>
    <w:uiPriority w:val="99"/>
    <w:semiHidden/>
    <w:unhideWhenUsed/>
    <w:rsid w:val="006540DE"/>
    <w:rPr>
      <w:rFonts w:ascii="Consolas" w:hAnsi="Consolas" w:cs="Consolas"/>
      <w:sz w:val="20"/>
      <w:szCs w:val="20"/>
    </w:rPr>
  </w:style>
  <w:style w:type="character" w:styleId="HTMLDefinition">
    <w:name w:val="HTML Definition"/>
    <w:basedOn w:val="DefaultParagraphFont"/>
    <w:uiPriority w:val="99"/>
    <w:semiHidden/>
    <w:unhideWhenUsed/>
    <w:rsid w:val="006540DE"/>
    <w:rPr>
      <w:i/>
      <w:iCs/>
    </w:rPr>
  </w:style>
  <w:style w:type="character" w:styleId="HTMLKeyboard">
    <w:name w:val="HTML Keyboard"/>
    <w:basedOn w:val="DefaultParagraphFont"/>
    <w:uiPriority w:val="99"/>
    <w:semiHidden/>
    <w:unhideWhenUsed/>
    <w:rsid w:val="006540DE"/>
    <w:rPr>
      <w:rFonts w:ascii="Consolas" w:hAnsi="Consolas" w:cs="Consolas"/>
      <w:sz w:val="20"/>
      <w:szCs w:val="20"/>
    </w:rPr>
  </w:style>
  <w:style w:type="paragraph" w:styleId="HTMLPreformatted">
    <w:name w:val="HTML Preformatted"/>
    <w:basedOn w:val="Normal"/>
    <w:link w:val="HTMLPreformattedChar"/>
    <w:uiPriority w:val="99"/>
    <w:semiHidden/>
    <w:unhideWhenUsed/>
    <w:rsid w:val="006540DE"/>
    <w:pPr>
      <w:spacing w:after="0"/>
    </w:pPr>
    <w:rPr>
      <w:rFonts w:ascii="Consolas" w:hAnsi="Consolas" w:cs="Consolas"/>
      <w:sz w:val="20"/>
      <w:szCs w:val="20"/>
    </w:rPr>
  </w:style>
  <w:style w:type="character" w:styleId="HTMLSample">
    <w:name w:val="HTML Sample"/>
    <w:basedOn w:val="DefaultParagraphFont"/>
    <w:uiPriority w:val="99"/>
    <w:semiHidden/>
    <w:unhideWhenUsed/>
    <w:rsid w:val="006540DE"/>
    <w:rPr>
      <w:rFonts w:ascii="Consolas" w:hAnsi="Consolas" w:cs="Consolas"/>
      <w:sz w:val="24"/>
      <w:szCs w:val="24"/>
    </w:rPr>
  </w:style>
  <w:style w:type="character" w:styleId="HTMLTypewriter">
    <w:name w:val="HTML Typewriter"/>
    <w:basedOn w:val="DefaultParagraphFont"/>
    <w:uiPriority w:val="99"/>
    <w:semiHidden/>
    <w:unhideWhenUsed/>
    <w:rsid w:val="006540DE"/>
    <w:rPr>
      <w:rFonts w:ascii="Consolas" w:hAnsi="Consolas" w:cs="Consolas"/>
      <w:sz w:val="20"/>
      <w:szCs w:val="20"/>
    </w:rPr>
  </w:style>
  <w:style w:type="character" w:styleId="HTMLVariable">
    <w:name w:val="HTML Variable"/>
    <w:basedOn w:val="DefaultParagraphFont"/>
    <w:uiPriority w:val="99"/>
    <w:semiHidden/>
    <w:unhideWhenUsed/>
    <w:rsid w:val="006540DE"/>
    <w:rPr>
      <w:i/>
      <w:iCs/>
    </w:rPr>
  </w:style>
  <w:style w:type="character" w:styleId="Hyperlink">
    <w:name w:val="Hyperlink"/>
    <w:basedOn w:val="DefaultParagraphFont"/>
    <w:uiPriority w:val="99"/>
    <w:semiHidden/>
    <w:unhideWhenUsed/>
    <w:rsid w:val="006540DE"/>
    <w:rPr>
      <w:color w:val="0000FF" w:themeColor="hyperlink"/>
      <w:u w:val="single"/>
    </w:rPr>
  </w:style>
  <w:style w:type="paragraph" w:styleId="NormalWeb">
    <w:name w:val="Normal (Web)"/>
    <w:basedOn w:val="Normal"/>
    <w:uiPriority w:val="99"/>
    <w:semiHidden/>
    <w:unhideWhenUsed/>
    <w:rsid w:val="006540DE"/>
    <w:rPr>
      <w:rFonts w:cs="Times New Roman"/>
    </w:rPr>
  </w:style>
  <w:style w:type="paragraph" w:styleId="NormalIndent">
    <w:name w:val="Normal Indent"/>
    <w:basedOn w:val="Normal"/>
    <w:uiPriority w:val="99"/>
    <w:semiHidden/>
    <w:unhideWhenUsed/>
    <w:rsid w:val="006540DE"/>
    <w:pPr>
      <w:ind w:left="720"/>
    </w:pPr>
  </w:style>
  <w:style w:type="paragraph" w:styleId="PlainText">
    <w:name w:val="Plain Text"/>
    <w:basedOn w:val="Normal"/>
    <w:link w:val="PlainTextChar"/>
    <w:uiPriority w:val="99"/>
    <w:semiHidden/>
    <w:unhideWhenUsed/>
    <w:rsid w:val="006540DE"/>
    <w:pPr>
      <w:spacing w:after="0"/>
    </w:pPr>
    <w:rPr>
      <w:rFonts w:ascii="Consolas" w:hAnsi="Consolas" w:cs="Consolas"/>
      <w:sz w:val="21"/>
      <w:szCs w:val="21"/>
    </w:rPr>
  </w:style>
  <w:style w:type="table" w:styleId="Table3Deffects1">
    <w:name w:val="Table 3D effects 1"/>
    <w:basedOn w:val="TableNormal"/>
    <w:semiHidden/>
    <w:rsid w:val="00C26441"/>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26441"/>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26441"/>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26441"/>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26441"/>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26441"/>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26441"/>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26441"/>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26441"/>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26441"/>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26441"/>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26441"/>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26441"/>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26441"/>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26441"/>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26441"/>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26441"/>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2644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26441"/>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26441"/>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26441"/>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26441"/>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26441"/>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26441"/>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26441"/>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26441"/>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26441"/>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26441"/>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26441"/>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26441"/>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26441"/>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26441"/>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26441"/>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26441"/>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26441"/>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26441"/>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26441"/>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26441"/>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26441"/>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26441"/>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2644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26441"/>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26441"/>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26441"/>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link w:val="MessageHeaderChar"/>
    <w:uiPriority w:val="99"/>
    <w:semiHidden/>
    <w:unhideWhenUsed/>
    <w:rsid w:val="006540D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paragraph" w:customStyle="1" w:styleId="CoverPage">
    <w:name w:val="Cover Page"/>
    <w:basedOn w:val="CenteredText"/>
    <w:rsid w:val="00F73C08"/>
    <w:rPr>
      <w:rFonts w:ascii="Times" w:hAnsi="Times"/>
      <w:b/>
      <w:caps/>
    </w:rPr>
  </w:style>
  <w:style w:type="character" w:styleId="FollowedHyperlink">
    <w:name w:val="FollowedHyperlink"/>
    <w:basedOn w:val="DefaultParagraphFont"/>
    <w:uiPriority w:val="99"/>
    <w:semiHidden/>
    <w:unhideWhenUsed/>
    <w:rsid w:val="006540DE"/>
    <w:rPr>
      <w:color w:val="800080" w:themeColor="followedHyperlink"/>
      <w:u w:val="single"/>
    </w:rPr>
  </w:style>
  <w:style w:type="paragraph" w:styleId="E-mailSignature">
    <w:name w:val="E-mail Signature"/>
    <w:basedOn w:val="Normal"/>
    <w:link w:val="E-mailSignatureChar"/>
    <w:uiPriority w:val="99"/>
    <w:semiHidden/>
    <w:unhideWhenUsed/>
    <w:rsid w:val="006540DE"/>
    <w:pPr>
      <w:spacing w:after="0"/>
    </w:pPr>
  </w:style>
  <w:style w:type="character" w:styleId="Emphasis">
    <w:name w:val="Emphasis"/>
    <w:basedOn w:val="DefaultParagraphFont"/>
    <w:uiPriority w:val="20"/>
    <w:qFormat/>
    <w:rsid w:val="006540DE"/>
    <w:rPr>
      <w:i/>
      <w:iCs/>
    </w:rPr>
  </w:style>
  <w:style w:type="character" w:styleId="Strong">
    <w:name w:val="Strong"/>
    <w:basedOn w:val="DefaultParagraphFont"/>
    <w:uiPriority w:val="22"/>
    <w:qFormat/>
    <w:rsid w:val="006540DE"/>
    <w:rPr>
      <w:b/>
      <w:bCs/>
    </w:rPr>
  </w:style>
  <w:style w:type="character" w:styleId="PageNumber">
    <w:name w:val="page number"/>
    <w:basedOn w:val="DefaultParagraphFont"/>
    <w:uiPriority w:val="99"/>
    <w:semiHidden/>
    <w:unhideWhenUsed/>
    <w:rsid w:val="006540DE"/>
  </w:style>
  <w:style w:type="character" w:styleId="LineNumber">
    <w:name w:val="line number"/>
    <w:basedOn w:val="DefaultParagraphFont"/>
    <w:uiPriority w:val="99"/>
    <w:semiHidden/>
    <w:unhideWhenUsed/>
    <w:rsid w:val="006540DE"/>
  </w:style>
  <w:style w:type="paragraph" w:styleId="List">
    <w:name w:val="List"/>
    <w:basedOn w:val="Normal"/>
    <w:semiHidden/>
    <w:rsid w:val="00657E90"/>
    <w:pPr>
      <w:ind w:left="360" w:hanging="360"/>
    </w:pPr>
  </w:style>
  <w:style w:type="paragraph" w:styleId="List2">
    <w:name w:val="List 2"/>
    <w:basedOn w:val="Normal"/>
    <w:semiHidden/>
    <w:rsid w:val="00657E90"/>
    <w:pPr>
      <w:ind w:left="720" w:hanging="360"/>
    </w:pPr>
  </w:style>
  <w:style w:type="paragraph" w:styleId="List3">
    <w:name w:val="List 3"/>
    <w:basedOn w:val="Normal"/>
    <w:semiHidden/>
    <w:rsid w:val="00657E90"/>
    <w:pPr>
      <w:ind w:left="1080" w:hanging="360"/>
    </w:pPr>
  </w:style>
  <w:style w:type="paragraph" w:styleId="List4">
    <w:name w:val="List 4"/>
    <w:basedOn w:val="Normal"/>
    <w:semiHidden/>
    <w:rsid w:val="00657E90"/>
    <w:pPr>
      <w:ind w:left="1440" w:hanging="360"/>
    </w:pPr>
  </w:style>
  <w:style w:type="paragraph" w:styleId="List5">
    <w:name w:val="List 5"/>
    <w:basedOn w:val="Normal"/>
    <w:semiHidden/>
    <w:rsid w:val="00657E90"/>
    <w:pPr>
      <w:ind w:left="1800" w:hanging="360"/>
    </w:pPr>
  </w:style>
  <w:style w:type="paragraph" w:styleId="ListNumber3">
    <w:name w:val="List Number 3"/>
    <w:aliases w:val="LN3"/>
    <w:basedOn w:val="Normal"/>
    <w:rsid w:val="00D25B9B"/>
    <w:pPr>
      <w:numPr>
        <w:numId w:val="8"/>
      </w:numPr>
    </w:pPr>
  </w:style>
  <w:style w:type="paragraph" w:styleId="ListNumber4">
    <w:name w:val="List Number 4"/>
    <w:aliases w:val="LN4"/>
    <w:basedOn w:val="Normal"/>
    <w:rsid w:val="00D25B9B"/>
    <w:pPr>
      <w:numPr>
        <w:numId w:val="9"/>
      </w:numPr>
    </w:pPr>
  </w:style>
  <w:style w:type="paragraph" w:styleId="ListNumber5">
    <w:name w:val="List Number 5"/>
    <w:aliases w:val="LN5"/>
    <w:basedOn w:val="Normal"/>
    <w:rsid w:val="00D25B9B"/>
    <w:pPr>
      <w:numPr>
        <w:numId w:val="10"/>
      </w:numPr>
      <w:contextualSpacing/>
    </w:pPr>
  </w:style>
  <w:style w:type="paragraph" w:styleId="ListBullet">
    <w:name w:val="List Bullet"/>
    <w:aliases w:val="LB"/>
    <w:basedOn w:val="Normal"/>
    <w:rsid w:val="00CB70BD"/>
    <w:pPr>
      <w:numPr>
        <w:numId w:val="1"/>
      </w:numPr>
    </w:pPr>
  </w:style>
  <w:style w:type="paragraph" w:styleId="ListBullet2">
    <w:name w:val="List Bullet 2"/>
    <w:aliases w:val="LB2"/>
    <w:basedOn w:val="Normal"/>
    <w:rsid w:val="00CB70BD"/>
    <w:pPr>
      <w:numPr>
        <w:numId w:val="2"/>
      </w:numPr>
    </w:pPr>
  </w:style>
  <w:style w:type="paragraph" w:styleId="ListBullet3">
    <w:name w:val="List Bullet 3"/>
    <w:aliases w:val="LB3"/>
    <w:basedOn w:val="Normal"/>
    <w:rsid w:val="00CB70BD"/>
    <w:pPr>
      <w:numPr>
        <w:numId w:val="3"/>
      </w:numPr>
      <w:contextualSpacing/>
    </w:pPr>
  </w:style>
  <w:style w:type="paragraph" w:styleId="ListBullet4">
    <w:name w:val="List Bullet 4"/>
    <w:aliases w:val="LB4"/>
    <w:basedOn w:val="Normal"/>
    <w:rsid w:val="00CB70BD"/>
    <w:pPr>
      <w:numPr>
        <w:numId w:val="4"/>
      </w:numPr>
      <w:contextualSpacing/>
    </w:pPr>
  </w:style>
  <w:style w:type="paragraph" w:styleId="ListBullet5">
    <w:name w:val="List Bullet 5"/>
    <w:aliases w:val="LB5"/>
    <w:basedOn w:val="Normal"/>
    <w:rsid w:val="00CB70BD"/>
    <w:pPr>
      <w:numPr>
        <w:numId w:val="5"/>
      </w:numPr>
    </w:pPr>
  </w:style>
  <w:style w:type="paragraph" w:styleId="Signature">
    <w:name w:val="Signature"/>
    <w:basedOn w:val="Normal"/>
    <w:link w:val="SignatureChar"/>
    <w:uiPriority w:val="99"/>
    <w:semiHidden/>
    <w:unhideWhenUsed/>
    <w:rsid w:val="006540DE"/>
    <w:pPr>
      <w:spacing w:after="0"/>
      <w:ind w:left="4320"/>
    </w:pPr>
  </w:style>
  <w:style w:type="paragraph" w:styleId="BlockText">
    <w:name w:val="Block Text"/>
    <w:aliases w:val="BL"/>
    <w:basedOn w:val="Normal"/>
    <w:uiPriority w:val="99"/>
    <w:unhideWhenUsed/>
    <w:rsid w:val="006540D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SignatureBlockLeft">
    <w:name w:val="Signature Block Left"/>
    <w:aliases w:val="SBL"/>
    <w:basedOn w:val="Normal"/>
    <w:rsid w:val="00463344"/>
    <w:pPr>
      <w:tabs>
        <w:tab w:val="left" w:pos="1080"/>
        <w:tab w:val="right" w:leader="underscore" w:pos="4320"/>
      </w:tabs>
    </w:pPr>
  </w:style>
  <w:style w:type="character" w:styleId="FootnoteReference">
    <w:name w:val="footnote reference"/>
    <w:basedOn w:val="DefaultParagraphFont"/>
    <w:uiPriority w:val="99"/>
    <w:semiHidden/>
    <w:unhideWhenUsed/>
    <w:rsid w:val="006540DE"/>
    <w:rPr>
      <w:vertAlign w:val="superscript"/>
    </w:rPr>
  </w:style>
  <w:style w:type="paragraph" w:styleId="FootnoteText">
    <w:name w:val="footnote text"/>
    <w:basedOn w:val="Normal"/>
    <w:link w:val="FootnoteTextChar"/>
    <w:uiPriority w:val="99"/>
    <w:semiHidden/>
    <w:unhideWhenUsed/>
    <w:rsid w:val="006540DE"/>
    <w:pPr>
      <w:spacing w:after="0"/>
    </w:pPr>
    <w:rPr>
      <w:sz w:val="20"/>
      <w:szCs w:val="20"/>
    </w:rPr>
  </w:style>
  <w:style w:type="paragraph" w:customStyle="1" w:styleId="CaseStyle">
    <w:name w:val="Case Style"/>
    <w:aliases w:val="CS"/>
    <w:basedOn w:val="Normal"/>
    <w:rsid w:val="003E064A"/>
    <w:pPr>
      <w:tabs>
        <w:tab w:val="left" w:pos="2160"/>
        <w:tab w:val="center" w:pos="4680"/>
        <w:tab w:val="left" w:pos="6120"/>
        <w:tab w:val="right" w:pos="9360"/>
      </w:tabs>
    </w:pPr>
  </w:style>
  <w:style w:type="paragraph" w:customStyle="1" w:styleId="SignatureBlockRight">
    <w:name w:val="Signature Block Right"/>
    <w:aliases w:val="SBR"/>
    <w:basedOn w:val="Normal"/>
    <w:rsid w:val="00401BA3"/>
    <w:pPr>
      <w:tabs>
        <w:tab w:val="right" w:leader="underscore" w:pos="9360"/>
      </w:tabs>
      <w:ind w:left="4320"/>
      <w:jc w:val="left"/>
    </w:pPr>
  </w:style>
  <w:style w:type="paragraph" w:customStyle="1" w:styleId="SignatureBlockBoth">
    <w:name w:val="Signature Block Both"/>
    <w:aliases w:val="SBB"/>
    <w:basedOn w:val="Normal"/>
    <w:rsid w:val="00463344"/>
    <w:pPr>
      <w:tabs>
        <w:tab w:val="left" w:pos="1080"/>
        <w:tab w:val="right" w:leader="underscore" w:pos="4320"/>
        <w:tab w:val="left" w:pos="5040"/>
        <w:tab w:val="left" w:pos="6120"/>
        <w:tab w:val="right" w:leader="underscore" w:pos="9360"/>
      </w:tabs>
    </w:pPr>
  </w:style>
  <w:style w:type="paragraph" w:styleId="EnvelopeAddress">
    <w:name w:val="envelope address"/>
    <w:basedOn w:val="Normal"/>
    <w:uiPriority w:val="99"/>
    <w:semiHidden/>
    <w:unhideWhenUsed/>
    <w:rsid w:val="006540DE"/>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540DE"/>
    <w:pPr>
      <w:spacing w:after="0"/>
    </w:pPr>
    <w:rPr>
      <w:rFonts w:asciiTheme="majorHAnsi" w:eastAsiaTheme="majorEastAsia" w:hAnsiTheme="majorHAnsi" w:cstheme="majorBidi"/>
      <w:sz w:val="20"/>
      <w:szCs w:val="20"/>
    </w:rPr>
  </w:style>
  <w:style w:type="paragraph" w:styleId="Salutation">
    <w:name w:val="Salutation"/>
    <w:basedOn w:val="Normal"/>
    <w:next w:val="Normal"/>
    <w:link w:val="SalutationChar"/>
    <w:uiPriority w:val="99"/>
    <w:semiHidden/>
    <w:unhideWhenUsed/>
    <w:rsid w:val="006540DE"/>
  </w:style>
  <w:style w:type="paragraph" w:styleId="Date">
    <w:name w:val="Date"/>
    <w:basedOn w:val="Normal"/>
    <w:next w:val="Normal"/>
    <w:link w:val="DateChar"/>
    <w:uiPriority w:val="99"/>
    <w:semiHidden/>
    <w:unhideWhenUsed/>
    <w:rsid w:val="006540DE"/>
  </w:style>
  <w:style w:type="paragraph" w:styleId="NoteHeading">
    <w:name w:val="Note Heading"/>
    <w:basedOn w:val="Normal"/>
    <w:next w:val="Normal"/>
    <w:link w:val="NoteHeadingChar"/>
    <w:uiPriority w:val="99"/>
    <w:semiHidden/>
    <w:unhideWhenUsed/>
    <w:rsid w:val="006540DE"/>
    <w:pPr>
      <w:spacing w:after="0"/>
    </w:pPr>
  </w:style>
  <w:style w:type="paragraph" w:customStyle="1" w:styleId="SignatureBlockText">
    <w:name w:val="Signature Block Text"/>
    <w:aliases w:val="SBT"/>
    <w:basedOn w:val="Normal"/>
    <w:rsid w:val="000E1287"/>
    <w:pPr>
      <w:tabs>
        <w:tab w:val="left" w:pos="1080"/>
        <w:tab w:val="left" w:pos="6120"/>
      </w:tabs>
    </w:pPr>
  </w:style>
  <w:style w:type="paragraph" w:customStyle="1" w:styleId="BodyTextFirstIndent3">
    <w:name w:val="Body Text First Indent 3"/>
    <w:aliases w:val="BTFI3"/>
    <w:basedOn w:val="Normal"/>
    <w:rsid w:val="00A20D18"/>
    <w:pPr>
      <w:spacing w:line="480" w:lineRule="auto"/>
      <w:ind w:firstLine="720"/>
    </w:pPr>
  </w:style>
  <w:style w:type="paragraph" w:styleId="BalloonText">
    <w:name w:val="Balloon Text"/>
    <w:basedOn w:val="Normal"/>
    <w:link w:val="BalloonTextChar"/>
    <w:uiPriority w:val="99"/>
    <w:semiHidden/>
    <w:unhideWhenUsed/>
    <w:rsid w:val="006540DE"/>
    <w:pPr>
      <w:spacing w:after="0"/>
    </w:pPr>
    <w:rPr>
      <w:rFonts w:ascii="Segoe UI" w:hAnsi="Segoe UI" w:cs="Segoe UI"/>
      <w:sz w:val="18"/>
      <w:szCs w:val="18"/>
    </w:rPr>
  </w:style>
  <w:style w:type="paragraph" w:styleId="Index1">
    <w:name w:val="index 1"/>
    <w:basedOn w:val="Normal"/>
    <w:next w:val="Normal"/>
    <w:autoRedefine/>
    <w:uiPriority w:val="99"/>
    <w:semiHidden/>
    <w:unhideWhenUsed/>
    <w:rsid w:val="006540DE"/>
    <w:pPr>
      <w:spacing w:after="0"/>
      <w:ind w:left="240" w:hanging="240"/>
    </w:pPr>
  </w:style>
  <w:style w:type="paragraph" w:customStyle="1" w:styleId="Notices">
    <w:name w:val="Notices"/>
    <w:basedOn w:val="Normal"/>
    <w:rsid w:val="0027342D"/>
    <w:pPr>
      <w:keepLines/>
      <w:ind w:left="3600" w:hanging="3600"/>
      <w:jc w:val="left"/>
    </w:pPr>
  </w:style>
  <w:style w:type="paragraph" w:customStyle="1" w:styleId="InsideAddress">
    <w:name w:val="Inside Address"/>
    <w:basedOn w:val="Normal"/>
    <w:rsid w:val="002E2FFC"/>
    <w:pPr>
      <w:keepLines/>
      <w:tabs>
        <w:tab w:val="left" w:pos="3600"/>
      </w:tabs>
      <w:jc w:val="left"/>
    </w:pPr>
  </w:style>
  <w:style w:type="paragraph" w:customStyle="1" w:styleId="BodyTextQuote">
    <w:name w:val="Body Text Quote"/>
    <w:basedOn w:val="Normal"/>
    <w:rsid w:val="003F51CD"/>
    <w:pPr>
      <w:ind w:left="720" w:right="720" w:firstLine="720"/>
    </w:pPr>
    <w:rPr>
      <w:rFonts w:ascii="Times" w:hAnsi="Times"/>
      <w:sz w:val="18"/>
      <w:szCs w:val="18"/>
    </w:rPr>
  </w:style>
  <w:style w:type="paragraph" w:customStyle="1" w:styleId="HangingIndent">
    <w:name w:val="Hanging Indent"/>
    <w:aliases w:val="HI"/>
    <w:basedOn w:val="Normal"/>
    <w:rsid w:val="003B1F77"/>
    <w:pPr>
      <w:ind w:left="720" w:hanging="720"/>
    </w:pPr>
  </w:style>
  <w:style w:type="paragraph" w:customStyle="1" w:styleId="LeftIndentHanging">
    <w:name w:val="Left Indent Hanging"/>
    <w:aliases w:val="LIH"/>
    <w:basedOn w:val="Normal"/>
    <w:rsid w:val="003B1F77"/>
    <w:pPr>
      <w:ind w:left="1440" w:hanging="720"/>
    </w:pPr>
  </w:style>
  <w:style w:type="paragraph" w:customStyle="1" w:styleId="TableText">
    <w:name w:val="Table Text"/>
    <w:basedOn w:val="BodyTextNoSpace"/>
    <w:rsid w:val="008137D1"/>
    <w:pPr>
      <w:spacing w:after="0"/>
      <w:jc w:val="left"/>
    </w:pPr>
  </w:style>
  <w:style w:type="paragraph" w:customStyle="1" w:styleId="BTBodyText">
    <w:name w:val="BT Body Text"/>
    <w:basedOn w:val="Normal"/>
    <w:uiPriority w:val="1"/>
    <w:qFormat/>
    <w:rsid w:val="006540DE"/>
  </w:style>
  <w:style w:type="paragraph" w:customStyle="1" w:styleId="BTDBodyTextDouble">
    <w:name w:val="BTD Body Text Double"/>
    <w:basedOn w:val="Normal"/>
    <w:uiPriority w:val="1"/>
    <w:qFormat/>
    <w:rsid w:val="006540DE"/>
    <w:pPr>
      <w:spacing w:after="0" w:line="480" w:lineRule="auto"/>
    </w:pPr>
  </w:style>
  <w:style w:type="paragraph" w:customStyle="1" w:styleId="BLBlock">
    <w:name w:val="BL Block"/>
    <w:basedOn w:val="Normal"/>
    <w:uiPriority w:val="1"/>
    <w:qFormat/>
    <w:rsid w:val="006540DE"/>
    <w:pPr>
      <w:ind w:left="1440" w:right="1440"/>
    </w:pPr>
  </w:style>
  <w:style w:type="paragraph" w:customStyle="1" w:styleId="BTDFLBodyTextDoubleFLI">
    <w:name w:val="BTDFL Body Text Double FLI"/>
    <w:basedOn w:val="Normal"/>
    <w:uiPriority w:val="1"/>
    <w:qFormat/>
    <w:rsid w:val="006540DE"/>
    <w:pPr>
      <w:spacing w:after="0" w:line="480" w:lineRule="auto"/>
      <w:ind w:firstLine="720"/>
    </w:pPr>
  </w:style>
  <w:style w:type="paragraph" w:customStyle="1" w:styleId="BTFIBodyTextFirstIndent">
    <w:name w:val="BTFI Body Text First Indent"/>
    <w:basedOn w:val="Normal"/>
    <w:uiPriority w:val="1"/>
    <w:qFormat/>
    <w:rsid w:val="006540DE"/>
    <w:pPr>
      <w:ind w:firstLine="720"/>
    </w:pPr>
  </w:style>
  <w:style w:type="paragraph" w:customStyle="1" w:styleId="BTFI2BodyTextFirstIndent10">
    <w:name w:val="BTFI2 Body Text First Indent 1.0"/>
    <w:basedOn w:val="Normal"/>
    <w:uiPriority w:val="1"/>
    <w:qFormat/>
    <w:rsid w:val="006540DE"/>
    <w:pPr>
      <w:ind w:firstLine="1440"/>
    </w:pPr>
  </w:style>
  <w:style w:type="paragraph" w:customStyle="1" w:styleId="BTIBodyTextIndent5">
    <w:name w:val="BTI Body Text Indent .5"/>
    <w:basedOn w:val="Normal"/>
    <w:uiPriority w:val="1"/>
    <w:qFormat/>
    <w:rsid w:val="006540DE"/>
    <w:pPr>
      <w:ind w:left="720"/>
    </w:pPr>
  </w:style>
  <w:style w:type="paragraph" w:customStyle="1" w:styleId="BTI2BodyTextHangIndent">
    <w:name w:val="BTI2 Body Text Hang Indent"/>
    <w:basedOn w:val="Normal"/>
    <w:uiPriority w:val="1"/>
    <w:qFormat/>
    <w:rsid w:val="006540DE"/>
    <w:pPr>
      <w:ind w:left="720" w:hanging="720"/>
    </w:pPr>
  </w:style>
  <w:style w:type="paragraph" w:customStyle="1" w:styleId="BTI4BodyTextIndent15">
    <w:name w:val="BTI4 Body Text Indent 1.5"/>
    <w:basedOn w:val="Normal"/>
    <w:uiPriority w:val="1"/>
    <w:qFormat/>
    <w:rsid w:val="006540DE"/>
    <w:pPr>
      <w:ind w:left="2160"/>
    </w:pPr>
  </w:style>
  <w:style w:type="paragraph" w:customStyle="1" w:styleId="BTI5BodyTextIndent20">
    <w:name w:val="BTI5 Body Text Indent 2.0"/>
    <w:basedOn w:val="Normal"/>
    <w:uiPriority w:val="1"/>
    <w:qFormat/>
    <w:rsid w:val="006540DE"/>
    <w:pPr>
      <w:ind w:left="2880"/>
    </w:pPr>
  </w:style>
  <w:style w:type="paragraph" w:customStyle="1" w:styleId="BTNSBodyTextNoSpace">
    <w:name w:val="BTNS Body Text No Space"/>
    <w:basedOn w:val="Normal"/>
    <w:uiPriority w:val="1"/>
    <w:qFormat/>
    <w:rsid w:val="006540DE"/>
    <w:pPr>
      <w:spacing w:after="0"/>
    </w:pPr>
  </w:style>
  <w:style w:type="paragraph" w:customStyle="1" w:styleId="CSCaseStyle">
    <w:name w:val="CS Case Style"/>
    <w:basedOn w:val="Normal"/>
    <w:uiPriority w:val="1"/>
    <w:qFormat/>
    <w:rsid w:val="006540DE"/>
    <w:pPr>
      <w:tabs>
        <w:tab w:val="left" w:pos="2160"/>
        <w:tab w:val="center" w:pos="4680"/>
        <w:tab w:val="left" w:pos="6120"/>
        <w:tab w:val="right" w:pos="9360"/>
      </w:tabs>
      <w:spacing w:after="0"/>
    </w:pPr>
  </w:style>
  <w:style w:type="paragraph" w:customStyle="1" w:styleId="CTCenteredText">
    <w:name w:val="CT Centered Text"/>
    <w:basedOn w:val="Normal"/>
    <w:uiPriority w:val="1"/>
    <w:qFormat/>
    <w:rsid w:val="006540DE"/>
    <w:pPr>
      <w:jc w:val="center"/>
    </w:pPr>
  </w:style>
  <w:style w:type="character" w:customStyle="1" w:styleId="Heading1Char">
    <w:name w:val="Heading 1 Char"/>
    <w:basedOn w:val="DefaultParagraphFont"/>
    <w:link w:val="Heading1"/>
    <w:uiPriority w:val="99"/>
    <w:rsid w:val="006540DE"/>
    <w:rPr>
      <w:rFonts w:eastAsiaTheme="majorEastAsia"/>
      <w:sz w:val="22"/>
      <w:szCs w:val="32"/>
    </w:rPr>
  </w:style>
  <w:style w:type="paragraph" w:customStyle="1" w:styleId="LBListBullet">
    <w:name w:val="LB ListBullet"/>
    <w:basedOn w:val="Normal"/>
    <w:uiPriority w:val="1"/>
    <w:qFormat/>
    <w:rsid w:val="006540DE"/>
    <w:pPr>
      <w:numPr>
        <w:numId w:val="31"/>
      </w:numPr>
    </w:pPr>
  </w:style>
  <w:style w:type="character" w:customStyle="1" w:styleId="Heading2Char">
    <w:name w:val="Heading 2 Char"/>
    <w:basedOn w:val="DefaultParagraphFont"/>
    <w:link w:val="Heading2"/>
    <w:uiPriority w:val="99"/>
    <w:rsid w:val="006540DE"/>
    <w:rPr>
      <w:rFonts w:eastAsiaTheme="majorEastAsia"/>
      <w:sz w:val="22"/>
      <w:szCs w:val="26"/>
    </w:rPr>
  </w:style>
  <w:style w:type="character" w:customStyle="1" w:styleId="Heading3Char">
    <w:name w:val="Heading 3 Char"/>
    <w:basedOn w:val="DefaultParagraphFont"/>
    <w:link w:val="Heading3"/>
    <w:uiPriority w:val="99"/>
    <w:rsid w:val="006540DE"/>
    <w:rPr>
      <w:rFonts w:eastAsiaTheme="majorEastAsia"/>
      <w:sz w:val="22"/>
      <w:szCs w:val="24"/>
    </w:rPr>
  </w:style>
  <w:style w:type="character" w:customStyle="1" w:styleId="Heading4Char">
    <w:name w:val="Heading 4 Char"/>
    <w:basedOn w:val="DefaultParagraphFont"/>
    <w:link w:val="Heading4"/>
    <w:uiPriority w:val="99"/>
    <w:rsid w:val="006540DE"/>
    <w:rPr>
      <w:rFonts w:eastAsiaTheme="majorEastAsia"/>
      <w:iCs/>
      <w:sz w:val="22"/>
      <w:szCs w:val="24"/>
    </w:rPr>
  </w:style>
  <w:style w:type="character" w:customStyle="1" w:styleId="Heading5Char">
    <w:name w:val="Heading 5 Char"/>
    <w:basedOn w:val="DefaultParagraphFont"/>
    <w:link w:val="Heading5"/>
    <w:uiPriority w:val="99"/>
    <w:rsid w:val="006540DE"/>
    <w:rPr>
      <w:rFonts w:eastAsiaTheme="majorEastAsia"/>
      <w:sz w:val="22"/>
      <w:szCs w:val="24"/>
    </w:rPr>
  </w:style>
  <w:style w:type="character" w:customStyle="1" w:styleId="Heading6Char">
    <w:name w:val="Heading 6 Char"/>
    <w:basedOn w:val="DefaultParagraphFont"/>
    <w:link w:val="Heading6"/>
    <w:uiPriority w:val="99"/>
    <w:rsid w:val="006540DE"/>
    <w:rPr>
      <w:rFonts w:eastAsiaTheme="majorEastAsia"/>
      <w:sz w:val="22"/>
      <w:szCs w:val="24"/>
    </w:rPr>
  </w:style>
  <w:style w:type="character" w:customStyle="1" w:styleId="Heading7Char">
    <w:name w:val="Heading 7 Char"/>
    <w:basedOn w:val="DefaultParagraphFont"/>
    <w:link w:val="Heading7"/>
    <w:uiPriority w:val="99"/>
    <w:rsid w:val="006540DE"/>
    <w:rPr>
      <w:rFonts w:eastAsiaTheme="majorEastAsia"/>
      <w:iCs/>
      <w:sz w:val="22"/>
      <w:szCs w:val="24"/>
    </w:rPr>
  </w:style>
  <w:style w:type="character" w:customStyle="1" w:styleId="Heading8Char">
    <w:name w:val="Heading 8 Char"/>
    <w:basedOn w:val="DefaultParagraphFont"/>
    <w:link w:val="Heading8"/>
    <w:uiPriority w:val="99"/>
    <w:rsid w:val="006540DE"/>
    <w:rPr>
      <w:rFonts w:eastAsiaTheme="majorEastAsia"/>
      <w:sz w:val="22"/>
      <w:szCs w:val="21"/>
    </w:rPr>
  </w:style>
  <w:style w:type="character" w:customStyle="1" w:styleId="Heading9Char">
    <w:name w:val="Heading 9 Char"/>
    <w:basedOn w:val="DefaultParagraphFont"/>
    <w:link w:val="Heading9"/>
    <w:uiPriority w:val="99"/>
    <w:rsid w:val="006540DE"/>
    <w:rPr>
      <w:rFonts w:eastAsiaTheme="majorEastAsia"/>
      <w:iCs/>
      <w:sz w:val="22"/>
      <w:szCs w:val="21"/>
    </w:rPr>
  </w:style>
  <w:style w:type="paragraph" w:customStyle="1" w:styleId="LN1ListNumber">
    <w:name w:val="LN1 ListNumber"/>
    <w:basedOn w:val="Normal"/>
    <w:uiPriority w:val="1"/>
    <w:qFormat/>
    <w:rsid w:val="006540DE"/>
    <w:pPr>
      <w:numPr>
        <w:numId w:val="32"/>
      </w:numPr>
    </w:pPr>
  </w:style>
  <w:style w:type="paragraph" w:customStyle="1" w:styleId="LN2ListNumber">
    <w:name w:val="LN2 ListNumber"/>
    <w:basedOn w:val="Normal"/>
    <w:uiPriority w:val="1"/>
    <w:qFormat/>
    <w:rsid w:val="006540DE"/>
    <w:pPr>
      <w:numPr>
        <w:numId w:val="33"/>
      </w:numPr>
    </w:pPr>
  </w:style>
  <w:style w:type="paragraph" w:customStyle="1" w:styleId="Q5BodyTextQuote5">
    <w:name w:val="Q.5 Body Text Quote.5"/>
    <w:basedOn w:val="Normal"/>
    <w:uiPriority w:val="1"/>
    <w:qFormat/>
    <w:rsid w:val="006540DE"/>
    <w:pPr>
      <w:ind w:left="720" w:right="720"/>
    </w:pPr>
  </w:style>
  <w:style w:type="paragraph" w:customStyle="1" w:styleId="Q1BodyTextQuote1">
    <w:name w:val="Q1 Body Text Quote 1"/>
    <w:basedOn w:val="Normal"/>
    <w:uiPriority w:val="1"/>
    <w:qFormat/>
    <w:rsid w:val="006540DE"/>
    <w:pPr>
      <w:ind w:left="1440" w:right="1440"/>
    </w:pPr>
  </w:style>
  <w:style w:type="paragraph" w:customStyle="1" w:styleId="SBBSignatureBlockBoth">
    <w:name w:val="SBB Signature Block Both"/>
    <w:basedOn w:val="Normal"/>
    <w:uiPriority w:val="1"/>
    <w:qFormat/>
    <w:rsid w:val="006540DE"/>
    <w:pPr>
      <w:tabs>
        <w:tab w:val="left" w:pos="1080"/>
        <w:tab w:val="right" w:leader="underscore" w:pos="4320"/>
        <w:tab w:val="left" w:pos="6120"/>
        <w:tab w:val="right" w:leader="underscore" w:pos="9360"/>
      </w:tabs>
      <w:spacing w:after="0"/>
    </w:pPr>
  </w:style>
  <w:style w:type="paragraph" w:customStyle="1" w:styleId="SBLSignatureBlockLeft">
    <w:name w:val="SBL Signature Block Left"/>
    <w:basedOn w:val="Normal"/>
    <w:uiPriority w:val="1"/>
    <w:qFormat/>
    <w:rsid w:val="006540DE"/>
    <w:pPr>
      <w:tabs>
        <w:tab w:val="left" w:pos="1080"/>
        <w:tab w:val="right" w:leader="underscore" w:pos="4320"/>
      </w:tabs>
      <w:spacing w:after="0"/>
    </w:pPr>
  </w:style>
  <w:style w:type="paragraph" w:customStyle="1" w:styleId="SBRSignatureBlockRight">
    <w:name w:val="SBR Signature Block Right"/>
    <w:basedOn w:val="Normal"/>
    <w:uiPriority w:val="1"/>
    <w:qFormat/>
    <w:rsid w:val="006540DE"/>
    <w:pPr>
      <w:tabs>
        <w:tab w:val="left" w:pos="5040"/>
        <w:tab w:val="right" w:leader="underscore" w:pos="9360"/>
      </w:tabs>
      <w:spacing w:after="0"/>
      <w:ind w:left="4320"/>
      <w:jc w:val="left"/>
    </w:pPr>
  </w:style>
  <w:style w:type="paragraph" w:customStyle="1" w:styleId="SBTSignatureBlockText">
    <w:name w:val="SBT Signature Block Text"/>
    <w:basedOn w:val="Normal"/>
    <w:uiPriority w:val="1"/>
    <w:qFormat/>
    <w:rsid w:val="006540DE"/>
    <w:pPr>
      <w:tabs>
        <w:tab w:val="left" w:pos="1080"/>
        <w:tab w:val="left" w:pos="6120"/>
      </w:tabs>
      <w:jc w:val="left"/>
    </w:pPr>
  </w:style>
  <w:style w:type="paragraph" w:customStyle="1" w:styleId="SUSubtitle">
    <w:name w:val="SU Subtitle"/>
    <w:basedOn w:val="Normal"/>
    <w:next w:val="BTBodyText"/>
    <w:uiPriority w:val="1"/>
    <w:qFormat/>
    <w:rsid w:val="006540DE"/>
    <w:pPr>
      <w:keepNext/>
      <w:jc w:val="center"/>
      <w:outlineLvl w:val="1"/>
    </w:pPr>
    <w:rPr>
      <w:b/>
    </w:rPr>
  </w:style>
  <w:style w:type="paragraph" w:customStyle="1" w:styleId="TBCTitleBoldCenter">
    <w:name w:val="TBC Title Bold Center"/>
    <w:basedOn w:val="Normal"/>
    <w:next w:val="Normal"/>
    <w:uiPriority w:val="2"/>
    <w:qFormat/>
    <w:rsid w:val="006540DE"/>
    <w:pPr>
      <w:keepNext/>
      <w:jc w:val="center"/>
      <w:outlineLvl w:val="0"/>
    </w:pPr>
    <w:rPr>
      <w:b/>
    </w:rPr>
  </w:style>
  <w:style w:type="paragraph" w:customStyle="1" w:styleId="TBCUTitleBoldCenterUnderline">
    <w:name w:val="TBCU Title Bold Center Underline"/>
    <w:basedOn w:val="Normal"/>
    <w:next w:val="Normal"/>
    <w:uiPriority w:val="2"/>
    <w:qFormat/>
    <w:rsid w:val="006540DE"/>
    <w:pPr>
      <w:keepNext/>
      <w:jc w:val="center"/>
      <w:outlineLvl w:val="0"/>
    </w:pPr>
    <w:rPr>
      <w:b/>
      <w:u w:val="single"/>
    </w:rPr>
  </w:style>
  <w:style w:type="paragraph" w:customStyle="1" w:styleId="TITitle">
    <w:name w:val="TI Title"/>
    <w:basedOn w:val="Normal"/>
    <w:next w:val="Normal"/>
    <w:uiPriority w:val="2"/>
    <w:qFormat/>
    <w:rsid w:val="006540DE"/>
    <w:pPr>
      <w:keepNext/>
      <w:jc w:val="center"/>
    </w:pPr>
    <w:rPr>
      <w:b/>
      <w:kern w:val="28"/>
      <w:sz w:val="28"/>
    </w:rPr>
  </w:style>
  <w:style w:type="character" w:customStyle="1" w:styleId="HeaderChar">
    <w:name w:val="Header Char"/>
    <w:basedOn w:val="DefaultParagraphFont"/>
    <w:link w:val="Header"/>
    <w:rsid w:val="006540DE"/>
    <w:rPr>
      <w:rFonts w:eastAsiaTheme="minorHAnsi" w:cstheme="minorBidi"/>
      <w:sz w:val="24"/>
      <w:szCs w:val="24"/>
    </w:rPr>
  </w:style>
  <w:style w:type="character" w:customStyle="1" w:styleId="FooterChar">
    <w:name w:val="Footer Char"/>
    <w:basedOn w:val="DefaultParagraphFont"/>
    <w:link w:val="Footer"/>
    <w:uiPriority w:val="2"/>
    <w:rsid w:val="006540DE"/>
    <w:rPr>
      <w:rFonts w:eastAsiaTheme="minorHAnsi" w:cstheme="minorBidi"/>
      <w:sz w:val="24"/>
      <w:szCs w:val="24"/>
    </w:rPr>
  </w:style>
  <w:style w:type="character" w:customStyle="1" w:styleId="DocID">
    <w:name w:val="DocID"/>
    <w:basedOn w:val="DefaultParagraphFont"/>
    <w:uiPriority w:val="99"/>
    <w:semiHidden/>
    <w:rsid w:val="006540DE"/>
    <w:rPr>
      <w:sz w:val="18"/>
    </w:rPr>
  </w:style>
  <w:style w:type="paragraph" w:customStyle="1" w:styleId="BTI3BodyTextIndent10">
    <w:name w:val="BTI3 Body Text Indent 1.0"/>
    <w:basedOn w:val="Normal"/>
    <w:uiPriority w:val="1"/>
    <w:qFormat/>
    <w:rsid w:val="006540DE"/>
    <w:pPr>
      <w:ind w:left="1440"/>
    </w:pPr>
  </w:style>
  <w:style w:type="paragraph" w:styleId="Index2">
    <w:name w:val="index 2"/>
    <w:basedOn w:val="Normal"/>
    <w:next w:val="Normal"/>
    <w:autoRedefine/>
    <w:uiPriority w:val="99"/>
    <w:semiHidden/>
    <w:unhideWhenUsed/>
    <w:rsid w:val="006540DE"/>
    <w:pPr>
      <w:spacing w:after="0"/>
      <w:ind w:left="480" w:hanging="240"/>
    </w:pPr>
  </w:style>
  <w:style w:type="paragraph" w:styleId="Index3">
    <w:name w:val="index 3"/>
    <w:basedOn w:val="Normal"/>
    <w:next w:val="Normal"/>
    <w:autoRedefine/>
    <w:uiPriority w:val="99"/>
    <w:semiHidden/>
    <w:unhideWhenUsed/>
    <w:rsid w:val="006540DE"/>
    <w:pPr>
      <w:spacing w:after="0"/>
      <w:ind w:left="720" w:hanging="240"/>
    </w:pPr>
  </w:style>
  <w:style w:type="paragraph" w:styleId="Index4">
    <w:name w:val="index 4"/>
    <w:basedOn w:val="Normal"/>
    <w:next w:val="Normal"/>
    <w:autoRedefine/>
    <w:uiPriority w:val="99"/>
    <w:semiHidden/>
    <w:unhideWhenUsed/>
    <w:rsid w:val="006540DE"/>
    <w:pPr>
      <w:spacing w:after="0"/>
      <w:ind w:left="960" w:hanging="240"/>
    </w:pPr>
  </w:style>
  <w:style w:type="paragraph" w:styleId="Index5">
    <w:name w:val="index 5"/>
    <w:basedOn w:val="Normal"/>
    <w:next w:val="Normal"/>
    <w:autoRedefine/>
    <w:uiPriority w:val="99"/>
    <w:semiHidden/>
    <w:unhideWhenUsed/>
    <w:rsid w:val="006540DE"/>
    <w:pPr>
      <w:spacing w:after="0"/>
      <w:ind w:left="1200" w:hanging="240"/>
    </w:pPr>
  </w:style>
  <w:style w:type="paragraph" w:styleId="Index6">
    <w:name w:val="index 6"/>
    <w:basedOn w:val="Normal"/>
    <w:next w:val="Normal"/>
    <w:autoRedefine/>
    <w:uiPriority w:val="99"/>
    <w:semiHidden/>
    <w:unhideWhenUsed/>
    <w:rsid w:val="006540DE"/>
    <w:pPr>
      <w:spacing w:after="0"/>
      <w:ind w:left="1440" w:hanging="240"/>
    </w:pPr>
  </w:style>
  <w:style w:type="paragraph" w:styleId="Index7">
    <w:name w:val="index 7"/>
    <w:basedOn w:val="Normal"/>
    <w:next w:val="Normal"/>
    <w:autoRedefine/>
    <w:uiPriority w:val="99"/>
    <w:semiHidden/>
    <w:unhideWhenUsed/>
    <w:rsid w:val="006540DE"/>
    <w:pPr>
      <w:spacing w:after="0"/>
      <w:ind w:left="1680" w:hanging="240"/>
    </w:pPr>
  </w:style>
  <w:style w:type="paragraph" w:styleId="Index8">
    <w:name w:val="index 8"/>
    <w:basedOn w:val="Normal"/>
    <w:next w:val="Normal"/>
    <w:autoRedefine/>
    <w:uiPriority w:val="99"/>
    <w:semiHidden/>
    <w:unhideWhenUsed/>
    <w:rsid w:val="006540DE"/>
    <w:pPr>
      <w:spacing w:after="0"/>
      <w:ind w:left="1920" w:hanging="240"/>
    </w:pPr>
  </w:style>
  <w:style w:type="paragraph" w:styleId="Index9">
    <w:name w:val="index 9"/>
    <w:basedOn w:val="Normal"/>
    <w:next w:val="Normal"/>
    <w:autoRedefine/>
    <w:uiPriority w:val="99"/>
    <w:semiHidden/>
    <w:unhideWhenUsed/>
    <w:rsid w:val="006540DE"/>
    <w:pPr>
      <w:spacing w:after="0"/>
      <w:ind w:left="2160" w:hanging="240"/>
    </w:pPr>
  </w:style>
  <w:style w:type="character" w:customStyle="1" w:styleId="FootnoteTextChar">
    <w:name w:val="Footnote Text Char"/>
    <w:basedOn w:val="DefaultParagraphFont"/>
    <w:link w:val="FootnoteText"/>
    <w:uiPriority w:val="99"/>
    <w:semiHidden/>
    <w:rsid w:val="006540DE"/>
    <w:rPr>
      <w:rFonts w:eastAsiaTheme="minorHAnsi" w:cstheme="minorBidi"/>
    </w:rPr>
  </w:style>
  <w:style w:type="paragraph" w:styleId="CommentText">
    <w:name w:val="annotation text"/>
    <w:basedOn w:val="Normal"/>
    <w:link w:val="CommentTextChar"/>
    <w:uiPriority w:val="99"/>
    <w:semiHidden/>
    <w:unhideWhenUsed/>
    <w:rsid w:val="006540DE"/>
    <w:rPr>
      <w:sz w:val="20"/>
      <w:szCs w:val="20"/>
    </w:rPr>
  </w:style>
  <w:style w:type="character" w:customStyle="1" w:styleId="CommentTextChar">
    <w:name w:val="Comment Text Char"/>
    <w:basedOn w:val="DefaultParagraphFont"/>
    <w:link w:val="CommentText"/>
    <w:uiPriority w:val="99"/>
    <w:semiHidden/>
    <w:rsid w:val="006540DE"/>
    <w:rPr>
      <w:rFonts w:eastAsiaTheme="minorHAnsi" w:cstheme="minorBidi"/>
    </w:rPr>
  </w:style>
  <w:style w:type="paragraph" w:styleId="IndexHeading">
    <w:name w:val="index heading"/>
    <w:basedOn w:val="Normal"/>
    <w:next w:val="Index1"/>
    <w:uiPriority w:val="99"/>
    <w:semiHidden/>
    <w:unhideWhenUsed/>
    <w:rsid w:val="006540DE"/>
    <w:rPr>
      <w:rFonts w:asciiTheme="majorHAnsi" w:eastAsiaTheme="majorEastAsia" w:hAnsiTheme="majorHAnsi" w:cstheme="majorBidi"/>
      <w:b/>
      <w:bCs/>
    </w:rPr>
  </w:style>
  <w:style w:type="paragraph" w:styleId="Caption">
    <w:name w:val="caption"/>
    <w:basedOn w:val="Normal"/>
    <w:next w:val="Normal"/>
    <w:uiPriority w:val="35"/>
    <w:unhideWhenUsed/>
    <w:qFormat/>
    <w:rsid w:val="006540DE"/>
    <w:pPr>
      <w:spacing w:after="200"/>
    </w:pPr>
    <w:rPr>
      <w:i/>
      <w:iCs/>
      <w:color w:val="1F497D" w:themeColor="text2"/>
      <w:sz w:val="18"/>
      <w:szCs w:val="18"/>
    </w:rPr>
  </w:style>
  <w:style w:type="paragraph" w:styleId="TableofFigures">
    <w:name w:val="table of figures"/>
    <w:basedOn w:val="Normal"/>
    <w:next w:val="Normal"/>
    <w:uiPriority w:val="99"/>
    <w:semiHidden/>
    <w:unhideWhenUsed/>
    <w:rsid w:val="006540DE"/>
    <w:pPr>
      <w:spacing w:after="0"/>
    </w:pPr>
  </w:style>
  <w:style w:type="character" w:styleId="CommentReference">
    <w:name w:val="annotation reference"/>
    <w:basedOn w:val="DefaultParagraphFont"/>
    <w:uiPriority w:val="99"/>
    <w:semiHidden/>
    <w:unhideWhenUsed/>
    <w:rsid w:val="006540DE"/>
    <w:rPr>
      <w:sz w:val="16"/>
      <w:szCs w:val="16"/>
    </w:rPr>
  </w:style>
  <w:style w:type="character" w:styleId="EndnoteReference">
    <w:name w:val="endnote reference"/>
    <w:basedOn w:val="DefaultParagraphFont"/>
    <w:uiPriority w:val="99"/>
    <w:semiHidden/>
    <w:unhideWhenUsed/>
    <w:rsid w:val="006540DE"/>
    <w:rPr>
      <w:vertAlign w:val="superscript"/>
    </w:rPr>
  </w:style>
  <w:style w:type="paragraph" w:styleId="EndnoteText">
    <w:name w:val="endnote text"/>
    <w:basedOn w:val="Normal"/>
    <w:link w:val="EndnoteTextChar"/>
    <w:uiPriority w:val="99"/>
    <w:semiHidden/>
    <w:unhideWhenUsed/>
    <w:rsid w:val="006540DE"/>
    <w:pPr>
      <w:spacing w:after="0"/>
    </w:pPr>
    <w:rPr>
      <w:sz w:val="20"/>
      <w:szCs w:val="20"/>
    </w:rPr>
  </w:style>
  <w:style w:type="character" w:customStyle="1" w:styleId="EndnoteTextChar">
    <w:name w:val="Endnote Text Char"/>
    <w:basedOn w:val="DefaultParagraphFont"/>
    <w:link w:val="EndnoteText"/>
    <w:uiPriority w:val="99"/>
    <w:semiHidden/>
    <w:rsid w:val="006540DE"/>
    <w:rPr>
      <w:rFonts w:eastAsiaTheme="minorHAnsi" w:cstheme="minorBidi"/>
    </w:rPr>
  </w:style>
  <w:style w:type="paragraph" w:styleId="TableofAuthorities">
    <w:name w:val="table of authorities"/>
    <w:basedOn w:val="Normal"/>
    <w:next w:val="Normal"/>
    <w:uiPriority w:val="99"/>
    <w:semiHidden/>
    <w:unhideWhenUsed/>
    <w:rsid w:val="006540DE"/>
    <w:pPr>
      <w:spacing w:after="0"/>
      <w:ind w:left="240" w:hanging="240"/>
    </w:pPr>
  </w:style>
  <w:style w:type="paragraph" w:styleId="MacroText">
    <w:name w:val="macro"/>
    <w:link w:val="MacroTextChar"/>
    <w:uiPriority w:val="99"/>
    <w:unhideWhenUsed/>
    <w:rsid w:val="006540DE"/>
    <w:pPr>
      <w:tabs>
        <w:tab w:val="left" w:pos="480"/>
        <w:tab w:val="left" w:pos="960"/>
        <w:tab w:val="left" w:pos="1440"/>
        <w:tab w:val="left" w:pos="1920"/>
        <w:tab w:val="left" w:pos="2400"/>
        <w:tab w:val="left" w:pos="2880"/>
        <w:tab w:val="left" w:pos="3360"/>
        <w:tab w:val="left" w:pos="3840"/>
        <w:tab w:val="left" w:pos="4320"/>
      </w:tabs>
      <w:jc w:val="both"/>
    </w:pPr>
    <w:rPr>
      <w:rFonts w:ascii="Consolas" w:eastAsiaTheme="minorHAnsi" w:hAnsi="Consolas" w:cs="Consolas"/>
    </w:rPr>
  </w:style>
  <w:style w:type="character" w:customStyle="1" w:styleId="MacroTextChar">
    <w:name w:val="Macro Text Char"/>
    <w:basedOn w:val="DefaultParagraphFont"/>
    <w:link w:val="MacroText"/>
    <w:uiPriority w:val="99"/>
    <w:rsid w:val="006540DE"/>
    <w:rPr>
      <w:rFonts w:ascii="Consolas" w:eastAsiaTheme="minorHAnsi" w:hAnsi="Consolas" w:cs="Consolas"/>
    </w:rPr>
  </w:style>
  <w:style w:type="paragraph" w:styleId="TOAHeading">
    <w:name w:val="toa heading"/>
    <w:basedOn w:val="Normal"/>
    <w:next w:val="Normal"/>
    <w:uiPriority w:val="99"/>
    <w:semiHidden/>
    <w:unhideWhenUsed/>
    <w:rsid w:val="006540DE"/>
    <w:pPr>
      <w:spacing w:before="120"/>
    </w:pPr>
    <w:rPr>
      <w:rFonts w:asciiTheme="majorHAnsi" w:eastAsiaTheme="majorEastAsia" w:hAnsiTheme="majorHAnsi" w:cstheme="majorBidi"/>
      <w:b/>
      <w:bCs/>
    </w:rPr>
  </w:style>
  <w:style w:type="character" w:customStyle="1" w:styleId="TitleChar">
    <w:name w:val="Title Char"/>
    <w:aliases w:val="TI Char"/>
    <w:basedOn w:val="DefaultParagraphFont"/>
    <w:link w:val="Title"/>
    <w:uiPriority w:val="10"/>
    <w:rsid w:val="006540DE"/>
    <w:rPr>
      <w:rFonts w:asciiTheme="majorHAnsi" w:eastAsiaTheme="majorEastAsia" w:hAnsiTheme="majorHAnsi" w:cstheme="majorBidi"/>
      <w:spacing w:val="-10"/>
      <w:kern w:val="28"/>
      <w:sz w:val="56"/>
      <w:szCs w:val="56"/>
    </w:rPr>
  </w:style>
  <w:style w:type="character" w:customStyle="1" w:styleId="ClosingChar">
    <w:name w:val="Closing Char"/>
    <w:basedOn w:val="DefaultParagraphFont"/>
    <w:link w:val="Closing"/>
    <w:uiPriority w:val="99"/>
    <w:semiHidden/>
    <w:rsid w:val="006540DE"/>
    <w:rPr>
      <w:rFonts w:eastAsiaTheme="minorHAnsi" w:cstheme="minorBidi"/>
      <w:sz w:val="24"/>
      <w:szCs w:val="24"/>
    </w:rPr>
  </w:style>
  <w:style w:type="character" w:customStyle="1" w:styleId="SignatureChar">
    <w:name w:val="Signature Char"/>
    <w:basedOn w:val="DefaultParagraphFont"/>
    <w:link w:val="Signature"/>
    <w:uiPriority w:val="99"/>
    <w:semiHidden/>
    <w:rsid w:val="006540DE"/>
    <w:rPr>
      <w:rFonts w:eastAsiaTheme="minorHAnsi" w:cstheme="minorBidi"/>
      <w:sz w:val="24"/>
      <w:szCs w:val="24"/>
    </w:rPr>
  </w:style>
  <w:style w:type="character" w:customStyle="1" w:styleId="BodyTextChar">
    <w:name w:val="Body Text Char"/>
    <w:aliases w:val="BT Char"/>
    <w:basedOn w:val="DefaultParagraphFont"/>
    <w:link w:val="BodyText"/>
    <w:uiPriority w:val="99"/>
    <w:rsid w:val="006540DE"/>
    <w:rPr>
      <w:rFonts w:eastAsiaTheme="minorHAnsi" w:cstheme="minorBidi"/>
      <w:sz w:val="24"/>
      <w:szCs w:val="24"/>
    </w:rPr>
  </w:style>
  <w:style w:type="character" w:customStyle="1" w:styleId="BodyTextIndentChar">
    <w:name w:val="Body Text Indent Char"/>
    <w:aliases w:val="BTI Char"/>
    <w:basedOn w:val="DefaultParagraphFont"/>
    <w:link w:val="BodyTextIndent"/>
    <w:uiPriority w:val="99"/>
    <w:rsid w:val="006540DE"/>
    <w:rPr>
      <w:rFonts w:eastAsiaTheme="minorHAnsi" w:cstheme="minorBidi"/>
      <w:sz w:val="24"/>
      <w:szCs w:val="24"/>
    </w:rPr>
  </w:style>
  <w:style w:type="character" w:customStyle="1" w:styleId="MessageHeaderChar">
    <w:name w:val="Message Header Char"/>
    <w:basedOn w:val="DefaultParagraphFont"/>
    <w:link w:val="MessageHeader"/>
    <w:uiPriority w:val="99"/>
    <w:semiHidden/>
    <w:rsid w:val="006540DE"/>
    <w:rPr>
      <w:rFonts w:asciiTheme="majorHAnsi" w:eastAsiaTheme="majorEastAsia" w:hAnsiTheme="majorHAnsi" w:cstheme="majorBidi"/>
      <w:sz w:val="24"/>
      <w:szCs w:val="24"/>
      <w:shd w:val="pct20" w:color="auto" w:fill="auto"/>
    </w:rPr>
  </w:style>
  <w:style w:type="character" w:customStyle="1" w:styleId="SubtitleChar">
    <w:name w:val="Subtitle Char"/>
    <w:aliases w:val="SU Char"/>
    <w:basedOn w:val="DefaultParagraphFont"/>
    <w:link w:val="Subtitle"/>
    <w:uiPriority w:val="11"/>
    <w:rsid w:val="006540DE"/>
    <w:rPr>
      <w:rFonts w:asciiTheme="minorHAnsi" w:eastAsiaTheme="minorEastAsia" w:hAnsiTheme="minorHAnsi" w:cstheme="minorBidi"/>
      <w:color w:val="5A5A5A" w:themeColor="text1" w:themeTint="A5"/>
      <w:spacing w:val="15"/>
      <w:sz w:val="22"/>
      <w:szCs w:val="22"/>
    </w:rPr>
  </w:style>
  <w:style w:type="character" w:customStyle="1" w:styleId="SalutationChar">
    <w:name w:val="Salutation Char"/>
    <w:basedOn w:val="DefaultParagraphFont"/>
    <w:link w:val="Salutation"/>
    <w:uiPriority w:val="99"/>
    <w:semiHidden/>
    <w:rsid w:val="006540DE"/>
    <w:rPr>
      <w:rFonts w:eastAsiaTheme="minorHAnsi" w:cstheme="minorBidi"/>
      <w:sz w:val="24"/>
      <w:szCs w:val="24"/>
    </w:rPr>
  </w:style>
  <w:style w:type="character" w:customStyle="1" w:styleId="DateChar">
    <w:name w:val="Date Char"/>
    <w:basedOn w:val="DefaultParagraphFont"/>
    <w:link w:val="Date"/>
    <w:uiPriority w:val="99"/>
    <w:semiHidden/>
    <w:rsid w:val="006540DE"/>
    <w:rPr>
      <w:rFonts w:eastAsiaTheme="minorHAnsi" w:cstheme="minorBidi"/>
      <w:sz w:val="24"/>
      <w:szCs w:val="24"/>
    </w:rPr>
  </w:style>
  <w:style w:type="character" w:customStyle="1" w:styleId="BodyTextFirstIndentChar">
    <w:name w:val="Body Text First Indent Char"/>
    <w:aliases w:val="BTFI Char"/>
    <w:basedOn w:val="BodyTextChar"/>
    <w:link w:val="BodyTextFirstIndent"/>
    <w:uiPriority w:val="99"/>
    <w:rsid w:val="006540DE"/>
    <w:rPr>
      <w:rFonts w:eastAsiaTheme="minorHAnsi" w:cstheme="minorBidi"/>
      <w:sz w:val="24"/>
      <w:szCs w:val="24"/>
    </w:rPr>
  </w:style>
  <w:style w:type="character" w:customStyle="1" w:styleId="BodyTextFirstIndent2Char">
    <w:name w:val="Body Text First Indent 2 Char"/>
    <w:aliases w:val="BTFI2 Char"/>
    <w:basedOn w:val="BodyTextIndentChar"/>
    <w:link w:val="BodyTextFirstIndent2"/>
    <w:uiPriority w:val="99"/>
    <w:rsid w:val="006540DE"/>
    <w:rPr>
      <w:rFonts w:eastAsiaTheme="minorHAnsi" w:cstheme="minorBidi"/>
      <w:sz w:val="24"/>
      <w:szCs w:val="24"/>
    </w:rPr>
  </w:style>
  <w:style w:type="character" w:customStyle="1" w:styleId="NoteHeadingChar">
    <w:name w:val="Note Heading Char"/>
    <w:basedOn w:val="DefaultParagraphFont"/>
    <w:link w:val="NoteHeading"/>
    <w:uiPriority w:val="99"/>
    <w:semiHidden/>
    <w:rsid w:val="006540DE"/>
    <w:rPr>
      <w:rFonts w:eastAsiaTheme="minorHAnsi" w:cstheme="minorBidi"/>
      <w:sz w:val="24"/>
      <w:szCs w:val="24"/>
    </w:rPr>
  </w:style>
  <w:style w:type="character" w:customStyle="1" w:styleId="BodyText2Char">
    <w:name w:val="Body Text 2 Char"/>
    <w:aliases w:val="BT2 Char"/>
    <w:basedOn w:val="DefaultParagraphFont"/>
    <w:link w:val="BodyText2"/>
    <w:uiPriority w:val="99"/>
    <w:rsid w:val="006540DE"/>
    <w:rPr>
      <w:rFonts w:eastAsiaTheme="minorHAnsi" w:cstheme="minorBidi"/>
      <w:sz w:val="24"/>
      <w:szCs w:val="24"/>
    </w:rPr>
  </w:style>
  <w:style w:type="character" w:customStyle="1" w:styleId="BodyText3Char">
    <w:name w:val="Body Text 3 Char"/>
    <w:aliases w:val="BT3 Char"/>
    <w:basedOn w:val="DefaultParagraphFont"/>
    <w:link w:val="BodyText3"/>
    <w:uiPriority w:val="99"/>
    <w:rsid w:val="006540DE"/>
    <w:rPr>
      <w:rFonts w:eastAsiaTheme="minorHAnsi" w:cstheme="minorBidi"/>
      <w:sz w:val="16"/>
      <w:szCs w:val="16"/>
    </w:rPr>
  </w:style>
  <w:style w:type="character" w:customStyle="1" w:styleId="BodyTextIndent2Char">
    <w:name w:val="Body Text Indent 2 Char"/>
    <w:aliases w:val="BTI2 Char"/>
    <w:basedOn w:val="DefaultParagraphFont"/>
    <w:link w:val="BodyTextIndent2"/>
    <w:uiPriority w:val="99"/>
    <w:rsid w:val="006540DE"/>
    <w:rPr>
      <w:rFonts w:eastAsiaTheme="minorHAnsi" w:cstheme="minorBidi"/>
      <w:sz w:val="24"/>
      <w:szCs w:val="24"/>
    </w:rPr>
  </w:style>
  <w:style w:type="character" w:customStyle="1" w:styleId="BodyTextIndent3Char">
    <w:name w:val="Body Text Indent 3 Char"/>
    <w:aliases w:val="BTI3 Char"/>
    <w:basedOn w:val="DefaultParagraphFont"/>
    <w:link w:val="BodyTextIndent3"/>
    <w:uiPriority w:val="99"/>
    <w:rsid w:val="006540DE"/>
    <w:rPr>
      <w:rFonts w:eastAsiaTheme="minorHAnsi" w:cstheme="minorBidi"/>
      <w:sz w:val="16"/>
      <w:szCs w:val="16"/>
    </w:rPr>
  </w:style>
  <w:style w:type="paragraph" w:styleId="DocumentMap">
    <w:name w:val="Document Map"/>
    <w:basedOn w:val="Normal"/>
    <w:link w:val="DocumentMapChar"/>
    <w:uiPriority w:val="99"/>
    <w:semiHidden/>
    <w:unhideWhenUsed/>
    <w:rsid w:val="006540D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540DE"/>
    <w:rPr>
      <w:rFonts w:ascii="Segoe UI" w:eastAsiaTheme="minorHAnsi" w:hAnsi="Segoe UI" w:cs="Segoe UI"/>
      <w:sz w:val="16"/>
      <w:szCs w:val="16"/>
    </w:rPr>
  </w:style>
  <w:style w:type="character" w:customStyle="1" w:styleId="PlainTextChar">
    <w:name w:val="Plain Text Char"/>
    <w:basedOn w:val="DefaultParagraphFont"/>
    <w:link w:val="PlainText"/>
    <w:uiPriority w:val="99"/>
    <w:semiHidden/>
    <w:rsid w:val="006540DE"/>
    <w:rPr>
      <w:rFonts w:ascii="Consolas" w:eastAsiaTheme="minorHAnsi" w:hAnsi="Consolas" w:cs="Consolas"/>
      <w:sz w:val="21"/>
      <w:szCs w:val="21"/>
    </w:rPr>
  </w:style>
  <w:style w:type="character" w:customStyle="1" w:styleId="E-mailSignatureChar">
    <w:name w:val="E-mail Signature Char"/>
    <w:basedOn w:val="DefaultParagraphFont"/>
    <w:link w:val="E-mailSignature"/>
    <w:uiPriority w:val="99"/>
    <w:semiHidden/>
    <w:rsid w:val="006540DE"/>
    <w:rPr>
      <w:rFonts w:eastAsiaTheme="minorHAnsi" w:cstheme="minorBidi"/>
      <w:sz w:val="24"/>
      <w:szCs w:val="24"/>
    </w:rPr>
  </w:style>
  <w:style w:type="character" w:customStyle="1" w:styleId="HTMLAddressChar">
    <w:name w:val="HTML Address Char"/>
    <w:basedOn w:val="DefaultParagraphFont"/>
    <w:link w:val="HTMLAddress"/>
    <w:uiPriority w:val="99"/>
    <w:semiHidden/>
    <w:rsid w:val="006540DE"/>
    <w:rPr>
      <w:rFonts w:eastAsiaTheme="minorHAnsi" w:cstheme="minorBidi"/>
      <w:i/>
      <w:iCs/>
      <w:sz w:val="24"/>
      <w:szCs w:val="24"/>
    </w:rPr>
  </w:style>
  <w:style w:type="character" w:customStyle="1" w:styleId="HTMLPreformattedChar">
    <w:name w:val="HTML Preformatted Char"/>
    <w:basedOn w:val="DefaultParagraphFont"/>
    <w:link w:val="HTMLPreformatted"/>
    <w:uiPriority w:val="99"/>
    <w:semiHidden/>
    <w:rsid w:val="006540DE"/>
    <w:rPr>
      <w:rFonts w:ascii="Consolas" w:eastAsiaTheme="minorHAnsi" w:hAnsi="Consolas" w:cs="Consolas"/>
    </w:rPr>
  </w:style>
  <w:style w:type="paragraph" w:styleId="CommentSubject">
    <w:name w:val="annotation subject"/>
    <w:basedOn w:val="CommentText"/>
    <w:next w:val="CommentText"/>
    <w:link w:val="CommentSubjectChar"/>
    <w:uiPriority w:val="99"/>
    <w:semiHidden/>
    <w:unhideWhenUsed/>
    <w:rsid w:val="006540DE"/>
    <w:rPr>
      <w:b/>
      <w:bCs/>
    </w:rPr>
  </w:style>
  <w:style w:type="character" w:customStyle="1" w:styleId="CommentSubjectChar">
    <w:name w:val="Comment Subject Char"/>
    <w:basedOn w:val="CommentTextChar"/>
    <w:link w:val="CommentSubject"/>
    <w:uiPriority w:val="99"/>
    <w:semiHidden/>
    <w:rsid w:val="006540DE"/>
    <w:rPr>
      <w:rFonts w:eastAsiaTheme="minorHAnsi" w:cstheme="minorBidi"/>
      <w:b/>
      <w:bCs/>
    </w:rPr>
  </w:style>
  <w:style w:type="character" w:customStyle="1" w:styleId="BalloonTextChar">
    <w:name w:val="Balloon Text Char"/>
    <w:basedOn w:val="DefaultParagraphFont"/>
    <w:link w:val="BalloonText"/>
    <w:uiPriority w:val="99"/>
    <w:semiHidden/>
    <w:rsid w:val="006540DE"/>
    <w:rPr>
      <w:rFonts w:ascii="Segoe UI" w:eastAsiaTheme="minorHAnsi" w:hAnsi="Segoe UI" w:cs="Segoe UI"/>
      <w:sz w:val="18"/>
      <w:szCs w:val="18"/>
    </w:rPr>
  </w:style>
  <w:style w:type="character" w:styleId="PlaceholderText">
    <w:name w:val="Placeholder Text"/>
    <w:basedOn w:val="DefaultParagraphFont"/>
    <w:uiPriority w:val="99"/>
    <w:semiHidden/>
    <w:rsid w:val="006540DE"/>
    <w:rPr>
      <w:color w:val="808080"/>
    </w:rPr>
  </w:style>
  <w:style w:type="paragraph" w:styleId="NoSpacing">
    <w:name w:val="No Spacing"/>
    <w:uiPriority w:val="1"/>
    <w:qFormat/>
    <w:rsid w:val="006540DE"/>
    <w:pPr>
      <w:jc w:val="both"/>
    </w:pPr>
    <w:rPr>
      <w:rFonts w:eastAsiaTheme="minorHAnsi" w:cstheme="minorBidi"/>
      <w:sz w:val="24"/>
      <w:szCs w:val="24"/>
    </w:rPr>
  </w:style>
  <w:style w:type="paragraph" w:styleId="Quote">
    <w:name w:val="Quote"/>
    <w:basedOn w:val="Normal"/>
    <w:next w:val="Normal"/>
    <w:link w:val="QuoteChar"/>
    <w:uiPriority w:val="29"/>
    <w:qFormat/>
    <w:rsid w:val="006540D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540DE"/>
    <w:rPr>
      <w:rFonts w:eastAsiaTheme="minorHAnsi" w:cstheme="minorBidi"/>
      <w:i/>
      <w:iCs/>
      <w:color w:val="404040" w:themeColor="text1" w:themeTint="BF"/>
      <w:sz w:val="24"/>
      <w:szCs w:val="24"/>
    </w:rPr>
  </w:style>
  <w:style w:type="paragraph" w:styleId="IntenseQuote">
    <w:name w:val="Intense Quote"/>
    <w:basedOn w:val="Normal"/>
    <w:next w:val="Normal"/>
    <w:link w:val="IntenseQuoteChar"/>
    <w:uiPriority w:val="30"/>
    <w:qFormat/>
    <w:rsid w:val="006540D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540DE"/>
    <w:rPr>
      <w:rFonts w:eastAsiaTheme="minorHAnsi" w:cstheme="minorBidi"/>
      <w:i/>
      <w:iCs/>
      <w:color w:val="4F81BD" w:themeColor="accent1"/>
      <w:sz w:val="24"/>
      <w:szCs w:val="24"/>
    </w:rPr>
  </w:style>
  <w:style w:type="character" w:styleId="SubtleEmphasis">
    <w:name w:val="Subtle Emphasis"/>
    <w:basedOn w:val="DefaultParagraphFont"/>
    <w:uiPriority w:val="19"/>
    <w:qFormat/>
    <w:rsid w:val="006540DE"/>
    <w:rPr>
      <w:i/>
      <w:iCs/>
      <w:color w:val="404040" w:themeColor="text1" w:themeTint="BF"/>
    </w:rPr>
  </w:style>
  <w:style w:type="character" w:styleId="IntenseEmphasis">
    <w:name w:val="Intense Emphasis"/>
    <w:basedOn w:val="DefaultParagraphFont"/>
    <w:uiPriority w:val="21"/>
    <w:qFormat/>
    <w:rsid w:val="006540DE"/>
    <w:rPr>
      <w:i/>
      <w:iCs/>
      <w:color w:val="4F81BD" w:themeColor="accent1"/>
    </w:rPr>
  </w:style>
  <w:style w:type="character" w:styleId="SubtleReference">
    <w:name w:val="Subtle Reference"/>
    <w:basedOn w:val="DefaultParagraphFont"/>
    <w:uiPriority w:val="31"/>
    <w:qFormat/>
    <w:rsid w:val="006540DE"/>
    <w:rPr>
      <w:smallCaps/>
      <w:color w:val="5A5A5A" w:themeColor="text1" w:themeTint="A5"/>
    </w:rPr>
  </w:style>
  <w:style w:type="character" w:styleId="IntenseReference">
    <w:name w:val="Intense Reference"/>
    <w:basedOn w:val="DefaultParagraphFont"/>
    <w:uiPriority w:val="32"/>
    <w:qFormat/>
    <w:rsid w:val="006540DE"/>
    <w:rPr>
      <w:b/>
      <w:bCs/>
      <w:smallCaps/>
      <w:color w:val="4F81BD" w:themeColor="accent1"/>
      <w:spacing w:val="5"/>
    </w:rPr>
  </w:style>
  <w:style w:type="character" w:styleId="BookTitle">
    <w:name w:val="Book Title"/>
    <w:basedOn w:val="DefaultParagraphFont"/>
    <w:uiPriority w:val="33"/>
    <w:qFormat/>
    <w:rsid w:val="006540DE"/>
    <w:rPr>
      <w:b/>
      <w:bCs/>
      <w:i/>
      <w:iCs/>
      <w:spacing w:val="5"/>
    </w:rPr>
  </w:style>
  <w:style w:type="paragraph" w:styleId="Bibliography">
    <w:name w:val="Bibliography"/>
    <w:basedOn w:val="Normal"/>
    <w:next w:val="Normal"/>
    <w:uiPriority w:val="37"/>
    <w:semiHidden/>
    <w:unhideWhenUsed/>
    <w:rsid w:val="006540DE"/>
  </w:style>
  <w:style w:type="paragraph" w:styleId="TOCHeading">
    <w:name w:val="TOC Heading"/>
    <w:basedOn w:val="Heading1"/>
    <w:next w:val="Normal"/>
    <w:uiPriority w:val="39"/>
    <w:semiHidden/>
    <w:unhideWhenUsed/>
    <w:qFormat/>
    <w:rsid w:val="006540DE"/>
    <w:pPr>
      <w:spacing w:before="240" w:after="0"/>
      <w:outlineLvl w:val="9"/>
    </w:pPr>
    <w:rPr>
      <w:rFonts w:asciiTheme="majorHAnsi" w:hAnsiTheme="majorHAnsi"/>
      <w:color w:val="365F91" w:themeColor="accent1" w:themeShade="BF"/>
      <w:sz w:val="32"/>
    </w:rPr>
  </w:style>
  <w:style w:type="table" w:customStyle="1" w:styleId="TableGrid10">
    <w:name w:val="Table Grid1"/>
    <w:basedOn w:val="TableNormal"/>
    <w:next w:val="TableGrid"/>
    <w:rsid w:val="000342A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B2D17"/>
    <w:pPr>
      <w:ind w:left="720"/>
      <w:contextualSpacing/>
    </w:pPr>
  </w:style>
  <w:style w:type="paragraph" w:customStyle="1" w:styleId="AddressArea">
    <w:name w:val="Address Area"/>
    <w:basedOn w:val="Normal"/>
    <w:rsid w:val="00ED5263"/>
    <w:pPr>
      <w:spacing w:after="0" w:line="200" w:lineRule="exact"/>
      <w:ind w:left="612"/>
      <w:jc w:val="left"/>
    </w:pPr>
    <w:rPr>
      <w:rFonts w:ascii="Futura Bk BT" w:eastAsia="Times New Roman" w:hAnsi="Futura Bk BT" w:cs="Times New Roman"/>
      <w:color w:val="000000"/>
      <w:spacing w:val="10"/>
      <w:sz w:val="16"/>
      <w:szCs w:val="20"/>
    </w:rPr>
  </w:style>
  <w:style w:type="paragraph" w:styleId="Revision">
    <w:name w:val="Revision"/>
    <w:hidden/>
    <w:uiPriority w:val="99"/>
    <w:semiHidden/>
    <w:rsid w:val="00B80A66"/>
    <w:rPr>
      <w:rFonts w:eastAsiaTheme="minorHAnsi" w:cstheme="minorBid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150456">
      <w:bodyDiv w:val="1"/>
      <w:marLeft w:val="0"/>
      <w:marRight w:val="0"/>
      <w:marTop w:val="0"/>
      <w:marBottom w:val="0"/>
      <w:divBdr>
        <w:top w:val="none" w:sz="0" w:space="0" w:color="auto"/>
        <w:left w:val="none" w:sz="0" w:space="0" w:color="auto"/>
        <w:bottom w:val="none" w:sz="0" w:space="0" w:color="auto"/>
        <w:right w:val="none" w:sz="0" w:space="0" w:color="auto"/>
      </w:divBdr>
      <w:divsChild>
        <w:div w:id="142695039">
          <w:marLeft w:val="0"/>
          <w:marRight w:val="0"/>
          <w:marTop w:val="0"/>
          <w:marBottom w:val="0"/>
          <w:divBdr>
            <w:top w:val="none" w:sz="0" w:space="0" w:color="auto"/>
            <w:left w:val="none" w:sz="0" w:space="0" w:color="auto"/>
            <w:bottom w:val="none" w:sz="0" w:space="0" w:color="auto"/>
            <w:right w:val="none" w:sz="0" w:space="0" w:color="auto"/>
          </w:divBdr>
        </w:div>
      </w:divsChild>
    </w:div>
    <w:div w:id="1823615155">
      <w:bodyDiv w:val="1"/>
      <w:marLeft w:val="0"/>
      <w:marRight w:val="0"/>
      <w:marTop w:val="0"/>
      <w:marBottom w:val="0"/>
      <w:divBdr>
        <w:top w:val="none" w:sz="0" w:space="0" w:color="auto"/>
        <w:left w:val="none" w:sz="0" w:space="0" w:color="auto"/>
        <w:bottom w:val="none" w:sz="0" w:space="0" w:color="auto"/>
        <w:right w:val="none" w:sz="0" w:space="0" w:color="auto"/>
      </w:divBdr>
    </w:div>
    <w:div w:id="184997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7.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7DAAAE60A0544B951BB5DAB6DDB485" ma:contentTypeVersion="22" ma:contentTypeDescription="Create a new document." ma:contentTypeScope="" ma:versionID="14ab08595d78d08a96024f4c63561850">
  <xsd:schema xmlns:xsd="http://www.w3.org/2001/XMLSchema" xmlns:xs="http://www.w3.org/2001/XMLSchema" xmlns:p="http://schemas.microsoft.com/office/2006/metadata/properties" xmlns:ns2="7db33a77-367e-4064-8dcb-a1f54ef8828f" xmlns:ns3="dca38104-d74f-4ef4-9cf2-8880c0bc586a" targetNamespace="http://schemas.microsoft.com/office/2006/metadata/properties" ma:root="true" ma:fieldsID="584535e0102b8117200ce4a847e379a5" ns2:_="" ns3:_="">
    <xsd:import namespace="7db33a77-367e-4064-8dcb-a1f54ef8828f"/>
    <xsd:import namespace="dca38104-d74f-4ef4-9cf2-8880c0bc58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element ref="ns2:TaxCatchAll" minOccurs="0"/>
                <xsd:element ref="ns3:lcf76f155ced4ddcb4097134ff3c332f" minOccurs="0"/>
                <xsd:element ref="ns3:_Flow_SignoffStatus" minOccurs="0"/>
                <xsd:element ref="ns3:MediaServiceObjectDetectorVersions" minOccurs="0"/>
                <xsd:element ref="ns3:Dat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b33a77-367e-4064-8dcb-a1f54ef882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b24fc54-6486-4650-b286-8c4c330191b6}" ma:internalName="TaxCatchAll" ma:showField="CatchAllData" ma:web="7db33a77-367e-4064-8dcb-a1f54ef8828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ca38104-d74f-4ef4-9cf2-8880c0bc586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ae13d7f-ecf8-4f55-952b-8942762ab4ad"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Date" ma:index="26" nillable="true" ma:displayName="Date" ma:format="DateOnly" ma:internalName="Dat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ate xmlns="dca38104-d74f-4ef4-9cf2-8880c0bc586a" xsi:nil="true"/>
    <lcf76f155ced4ddcb4097134ff3c332f xmlns="dca38104-d74f-4ef4-9cf2-8880c0bc586a">
      <Terms xmlns="http://schemas.microsoft.com/office/infopath/2007/PartnerControls"/>
    </lcf76f155ced4ddcb4097134ff3c332f>
    <_Flow_SignoffStatus xmlns="dca38104-d74f-4ef4-9cf2-8880c0bc586a" xsi:nil="true"/>
    <TaxCatchAll xmlns="7db33a77-367e-4064-8dcb-a1f54ef8828f" xsi:nil="true"/>
  </documentManagement>
</p:properties>
</file>

<file path=customXml/itemProps1.xml><?xml version="1.0" encoding="utf-8"?>
<ds:datastoreItem xmlns:ds="http://schemas.openxmlformats.org/officeDocument/2006/customXml" ds:itemID="{22C972A3-6F71-422D-B0C6-CC9AD34B56EB}">
  <ds:schemaRefs>
    <ds:schemaRef ds:uri="http://schemas.microsoft.com/sharepoint/v3/contenttype/forms"/>
  </ds:schemaRefs>
</ds:datastoreItem>
</file>

<file path=customXml/itemProps2.xml><?xml version="1.0" encoding="utf-8"?>
<ds:datastoreItem xmlns:ds="http://schemas.openxmlformats.org/officeDocument/2006/customXml" ds:itemID="{E5A58594-88AA-4012-9A2A-2E4022DA4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b33a77-367e-4064-8dcb-a1f54ef8828f"/>
    <ds:schemaRef ds:uri="dca38104-d74f-4ef4-9cf2-8880c0bc5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3A3D2-1629-40EF-9220-68B9DCED88FC}">
  <ds:schemaRefs>
    <ds:schemaRef ds:uri="http://schemas.microsoft.com/office/2006/metadata/properties"/>
    <ds:schemaRef ds:uri="http://schemas.microsoft.com/office/infopath/2007/PartnerControls"/>
    <ds:schemaRef ds:uri="dca38104-d74f-4ef4-9cf2-8880c0bc586a"/>
    <ds:schemaRef ds:uri="7db33a77-367e-4064-8dcb-a1f54ef8828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772</Words>
  <Characters>3476</Characters>
  <Application>Microsoft Office Word</Application>
  <DocSecurity>4</DocSecurity>
  <Lines>386</Lines>
  <Paragraphs>223</Paragraphs>
  <ScaleCrop>false</ScaleCrop>
  <HeadingPairs>
    <vt:vector size="2" baseType="variant">
      <vt:variant>
        <vt:lpstr>Title</vt:lpstr>
      </vt:variant>
      <vt:variant>
        <vt:i4>1</vt:i4>
      </vt:variant>
    </vt:vector>
  </HeadingPairs>
  <TitlesOfParts>
    <vt:vector size="1" baseType="lpstr">
      <vt:lpstr/>
    </vt:vector>
  </TitlesOfParts>
  <Company>Goldman Sachs &amp; Co</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C:\Users\butlpe\AppData\Local\Microsoft\Windows\Temporary Internet Files\Content.Outlook\5N8YJZEU\Lease Proposal (Word 2016).DOCX</dc:subject>
  <dc:creator>Butler, Peter [RMD]</dc:creator>
  <cp:keywords/>
  <dc:description/>
  <cp:lastModifiedBy>Trish Williams</cp:lastModifiedBy>
  <cp:revision>2</cp:revision>
  <cp:lastPrinted>2026-02-06T15:38:00Z</cp:lastPrinted>
  <dcterms:created xsi:type="dcterms:W3CDTF">2026-02-18T14:27:00Z</dcterms:created>
  <dcterms:modified xsi:type="dcterms:W3CDTF">2026-02-18T14:27:00Z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US 1542403v.3 VIN210/10702</vt:lpwstr>
  </property>
  <property fmtid="{D5CDD505-2E9C-101B-9397-08002B2CF9AE}" pid="3" name="Project">
    <vt:lpwstr>
    </vt:lpwstr>
  </property>
  <property fmtid="{D5CDD505-2E9C-101B-9397-08002B2CF9AE}" pid="4" name="OCCLabel">
    <vt:lpwstr>5+Cew+axIE6K1TR4G1WzeyDh2OuMSls2osVyuOLV8lHs/E13aUtsRBcqeV98Ki8rj6PSzykm9m8QA6/0SmyH74Z+SmF9WkeQKhEzeIsClzk=</vt:lpwstr>
  </property>
  <property fmtid="{D5CDD505-2E9C-101B-9397-08002B2CF9AE}" pid="5" name="TitusGUID">
    <vt:lpwstr>7684baeb-e952-4add-92cd-29e4a6c02544</vt:lpwstr>
  </property>
  <property fmtid="{D5CDD505-2E9C-101B-9397-08002B2CF9AE}" pid="6" name="Classification">
    <vt:lpwstr>EB</vt:lpwstr>
  </property>
  <property fmtid="{D5CDD505-2E9C-101B-9397-08002B2CF9AE}" pid="7" name="ContentTypeId">
    <vt:lpwstr>0x010100107DAAAE60A0544B951BB5DAB6DDB485</vt:lpwstr>
  </property>
  <property fmtid="{D5CDD505-2E9C-101B-9397-08002B2CF9AE}" pid="8" name="MediaServiceImageTags">
    <vt:lpwstr/>
  </property>
</Properties>
</file>