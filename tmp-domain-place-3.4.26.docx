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965E2" w14:textId="77777777" w:rsidR="00254CDA" w:rsidRPr="00720327" w:rsidRDefault="00254CDA" w:rsidP="00877187">
      <w:pPr>
        <w:pStyle w:val="SpaceJLL"/>
      </w:pPr>
    </w:p>
    <w:p w14:paraId="12ABC31F" w14:textId="1E176A43" w:rsidR="00406DB1" w:rsidRPr="00406DB1" w:rsidRDefault="006132C2" w:rsidP="00406DB1">
      <w:pPr>
        <w:widowControl w:val="0"/>
        <w:spacing w:after="0" w:line="240" w:lineRule="auto"/>
        <w:rPr>
          <w:rFonts w:ascii="Arial" w:eastAsia="Times New Roman" w:hAnsi="Arial" w:cs="Arial"/>
          <w:snapToGrid w:val="0"/>
          <w:sz w:val="20"/>
          <w:szCs w:val="20"/>
          <w:lang w:val="en-US"/>
        </w:rPr>
      </w:pPr>
      <w:ins w:id="0" w:author="J. D. Lewis" w:date="2026-03-02T15:37:00Z" w16du:dateUtc="2026-03-02T21:37:00Z">
        <w:r>
          <w:rPr>
            <w:rFonts w:ascii="Arial" w:eastAsia="Times New Roman" w:hAnsi="Arial" w:cs="Arial"/>
            <w:snapToGrid w:val="0"/>
            <w:sz w:val="20"/>
            <w:szCs w:val="20"/>
            <w:lang w:val="en-US"/>
          </w:rPr>
          <w:t xml:space="preserve">March </w:t>
        </w:r>
      </w:ins>
      <w:ins w:id="1" w:author="J. D. Lewis" w:date="2026-03-04T09:02:00Z" w16du:dateUtc="2026-03-04T15:02:00Z">
        <w:r w:rsidR="00D24E3C">
          <w:rPr>
            <w:rFonts w:ascii="Arial" w:eastAsia="Times New Roman" w:hAnsi="Arial" w:cs="Arial"/>
            <w:snapToGrid w:val="0"/>
            <w:sz w:val="20"/>
            <w:szCs w:val="20"/>
            <w:lang w:val="en-US"/>
          </w:rPr>
          <w:t>4</w:t>
        </w:r>
      </w:ins>
      <w:del w:id="2" w:author="J. D. Lewis" w:date="2026-03-02T15:36:00Z" w16du:dateUtc="2026-03-02T21:36:00Z">
        <w:r w:rsidR="008F434F" w:rsidDel="006132C2">
          <w:rPr>
            <w:rFonts w:ascii="Arial" w:eastAsia="Times New Roman" w:hAnsi="Arial" w:cs="Arial"/>
            <w:snapToGrid w:val="0"/>
            <w:sz w:val="20"/>
            <w:szCs w:val="20"/>
            <w:lang w:val="en-US"/>
          </w:rPr>
          <w:delText>February 17</w:delText>
        </w:r>
      </w:del>
      <w:r w:rsidR="008F434F">
        <w:rPr>
          <w:rFonts w:ascii="Arial" w:eastAsia="Times New Roman" w:hAnsi="Arial" w:cs="Arial"/>
          <w:snapToGrid w:val="0"/>
          <w:sz w:val="20"/>
          <w:szCs w:val="20"/>
          <w:lang w:val="en-US"/>
        </w:rPr>
        <w:t>, 2026</w:t>
      </w:r>
    </w:p>
    <w:p w14:paraId="62692BFD" w14:textId="77777777" w:rsidR="00406DB1" w:rsidRPr="00406DB1" w:rsidRDefault="00406DB1" w:rsidP="00406DB1">
      <w:pPr>
        <w:widowControl w:val="0"/>
        <w:spacing w:after="0" w:line="240" w:lineRule="auto"/>
        <w:rPr>
          <w:rFonts w:ascii="Arial" w:eastAsia="Times New Roman" w:hAnsi="Arial" w:cs="Arial"/>
          <w:snapToGrid w:val="0"/>
          <w:sz w:val="20"/>
          <w:szCs w:val="20"/>
          <w:lang w:val="en-US"/>
        </w:rPr>
      </w:pPr>
    </w:p>
    <w:p w14:paraId="77C97DCC" w14:textId="77777777" w:rsidR="00406DB1" w:rsidRPr="00406DB1" w:rsidRDefault="00406DB1" w:rsidP="00406DB1">
      <w:pPr>
        <w:widowControl w:val="0"/>
        <w:spacing w:after="0" w:line="240" w:lineRule="auto"/>
        <w:rPr>
          <w:rFonts w:ascii="Arial" w:eastAsia="Times New Roman" w:hAnsi="Arial" w:cs="Arial"/>
          <w:snapToGrid w:val="0"/>
          <w:sz w:val="20"/>
          <w:szCs w:val="20"/>
          <w:lang w:val="en-US"/>
        </w:rPr>
      </w:pPr>
    </w:p>
    <w:p w14:paraId="07EBE2BD" w14:textId="753D43F2" w:rsidR="00406DB1" w:rsidRPr="00406DB1" w:rsidRDefault="00503208" w:rsidP="00406DB1">
      <w:pPr>
        <w:widowControl w:val="0"/>
        <w:spacing w:after="0" w:line="240" w:lineRule="auto"/>
        <w:rPr>
          <w:rFonts w:ascii="Arial" w:eastAsia="Times New Roman" w:hAnsi="Arial" w:cs="Arial"/>
          <w:snapToGrid w:val="0"/>
          <w:sz w:val="20"/>
          <w:szCs w:val="20"/>
          <w:lang w:val="en-US"/>
        </w:rPr>
      </w:pPr>
      <w:r>
        <w:rPr>
          <w:rFonts w:ascii="Arial" w:eastAsia="Times New Roman" w:hAnsi="Arial" w:cs="Arial"/>
          <w:snapToGrid w:val="0"/>
          <w:sz w:val="20"/>
          <w:szCs w:val="20"/>
          <w:lang w:val="en-US"/>
        </w:rPr>
        <w:t>Richard Paddock</w:t>
      </w:r>
    </w:p>
    <w:p w14:paraId="2157C9ED" w14:textId="29271446" w:rsidR="00406DB1" w:rsidRPr="00406DB1" w:rsidRDefault="00503208" w:rsidP="00406DB1">
      <w:pPr>
        <w:widowControl w:val="0"/>
        <w:spacing w:after="0" w:line="240" w:lineRule="auto"/>
        <w:ind w:right="-2099"/>
        <w:rPr>
          <w:rFonts w:ascii="Arial" w:eastAsia="Times New Roman" w:hAnsi="Arial" w:cs="Arial"/>
          <w:snapToGrid w:val="0"/>
          <w:color w:val="808080"/>
          <w:sz w:val="20"/>
          <w:szCs w:val="20"/>
          <w:lang w:val="en-US"/>
        </w:rPr>
      </w:pPr>
      <w:r>
        <w:rPr>
          <w:rFonts w:ascii="Arial" w:eastAsia="Times New Roman" w:hAnsi="Arial" w:cs="Arial"/>
          <w:snapToGrid w:val="0"/>
          <w:sz w:val="20"/>
          <w:szCs w:val="20"/>
          <w:lang w:val="en-US"/>
        </w:rPr>
        <w:t>JD Lewis</w:t>
      </w:r>
      <w:r w:rsidR="00406DB1" w:rsidRPr="00406DB1">
        <w:rPr>
          <w:rFonts w:ascii="Arial" w:eastAsia="Times New Roman" w:hAnsi="Arial" w:cs="Arial"/>
          <w:snapToGrid w:val="0"/>
          <w:sz w:val="20"/>
          <w:szCs w:val="20"/>
          <w:lang w:val="en-US"/>
        </w:rPr>
        <w:t xml:space="preserve"> </w:t>
      </w:r>
      <w:r w:rsidR="00406DB1" w:rsidRPr="00406DB1">
        <w:rPr>
          <w:rFonts w:ascii="Arial" w:eastAsia="Times New Roman" w:hAnsi="Arial" w:cs="Arial"/>
          <w:snapToGrid w:val="0"/>
          <w:sz w:val="20"/>
          <w:szCs w:val="20"/>
          <w:lang w:val="en-US"/>
        </w:rPr>
        <w:tab/>
      </w:r>
      <w:r w:rsidR="00406DB1" w:rsidRPr="00406DB1">
        <w:rPr>
          <w:rFonts w:ascii="Arial" w:eastAsia="Times New Roman" w:hAnsi="Arial" w:cs="Arial"/>
          <w:snapToGrid w:val="0"/>
          <w:sz w:val="20"/>
          <w:szCs w:val="20"/>
          <w:lang w:val="en-US"/>
        </w:rPr>
        <w:tab/>
      </w:r>
      <w:r w:rsidR="00406DB1" w:rsidRPr="00406DB1">
        <w:rPr>
          <w:rFonts w:ascii="Arial" w:eastAsia="Times New Roman" w:hAnsi="Arial" w:cs="Arial"/>
          <w:snapToGrid w:val="0"/>
          <w:sz w:val="20"/>
          <w:szCs w:val="20"/>
          <w:lang w:val="en-US"/>
        </w:rPr>
        <w:tab/>
      </w:r>
      <w:r w:rsidR="00406DB1" w:rsidRPr="00406DB1">
        <w:rPr>
          <w:rFonts w:ascii="Arial" w:eastAsia="Times New Roman" w:hAnsi="Arial" w:cs="Arial"/>
          <w:snapToGrid w:val="0"/>
          <w:sz w:val="20"/>
          <w:szCs w:val="20"/>
          <w:lang w:val="en-US"/>
        </w:rPr>
        <w:tab/>
      </w:r>
      <w:r w:rsidR="00406DB1" w:rsidRPr="00406DB1">
        <w:rPr>
          <w:rFonts w:ascii="Arial" w:eastAsia="Times New Roman" w:hAnsi="Arial" w:cs="Arial"/>
          <w:snapToGrid w:val="0"/>
          <w:sz w:val="20"/>
          <w:szCs w:val="20"/>
          <w:lang w:val="en-US"/>
        </w:rPr>
        <w:tab/>
      </w:r>
      <w:r w:rsidR="00406DB1" w:rsidRPr="00406DB1">
        <w:rPr>
          <w:rFonts w:ascii="Arial" w:eastAsia="Times New Roman" w:hAnsi="Arial" w:cs="Arial"/>
          <w:snapToGrid w:val="0"/>
          <w:sz w:val="20"/>
          <w:szCs w:val="20"/>
          <w:lang w:val="en-US"/>
        </w:rPr>
        <w:tab/>
      </w:r>
      <w:r w:rsidR="00406DB1" w:rsidRPr="00406DB1">
        <w:rPr>
          <w:rFonts w:ascii="Arial" w:eastAsia="Times New Roman" w:hAnsi="Arial" w:cs="Arial"/>
          <w:snapToGrid w:val="0"/>
          <w:sz w:val="20"/>
          <w:szCs w:val="20"/>
          <w:lang w:val="en-US"/>
        </w:rPr>
        <w:tab/>
        <w:t xml:space="preserve">Via Email: </w:t>
      </w:r>
      <w:r w:rsidR="000B581D">
        <w:rPr>
          <w:rFonts w:ascii="Arial" w:eastAsia="Times New Roman" w:hAnsi="Arial" w:cs="Arial"/>
          <w:snapToGrid w:val="0"/>
          <w:sz w:val="20"/>
          <w:szCs w:val="20"/>
          <w:lang w:val="en-US"/>
        </w:rPr>
        <w:t>paddock@hpitx.com</w:t>
      </w:r>
      <w:r w:rsidR="00406DB1" w:rsidRPr="00406DB1">
        <w:rPr>
          <w:rFonts w:ascii="Arial" w:eastAsia="Times New Roman" w:hAnsi="Arial" w:cs="Arial"/>
          <w:snapToGrid w:val="0"/>
          <w:color w:val="808080"/>
          <w:sz w:val="20"/>
          <w:szCs w:val="20"/>
          <w:lang w:val="en-US"/>
        </w:rPr>
        <w:tab/>
      </w:r>
      <w:r w:rsidR="00406DB1" w:rsidRPr="00406DB1">
        <w:rPr>
          <w:rFonts w:ascii="Arial" w:eastAsia="Times New Roman" w:hAnsi="Arial" w:cs="Arial"/>
          <w:snapToGrid w:val="0"/>
          <w:color w:val="808080"/>
          <w:sz w:val="20"/>
          <w:szCs w:val="20"/>
          <w:lang w:val="en-US"/>
        </w:rPr>
        <w:tab/>
      </w:r>
      <w:r w:rsidR="00406DB1" w:rsidRPr="00406DB1">
        <w:rPr>
          <w:rFonts w:ascii="Arial" w:eastAsia="Times New Roman" w:hAnsi="Arial" w:cs="Arial"/>
          <w:snapToGrid w:val="0"/>
          <w:color w:val="808080"/>
          <w:sz w:val="20"/>
          <w:szCs w:val="20"/>
          <w:lang w:val="en-US"/>
        </w:rPr>
        <w:tab/>
      </w:r>
    </w:p>
    <w:p w14:paraId="3FEA500E" w14:textId="2152A863" w:rsidR="00406DB1" w:rsidRDefault="00503208" w:rsidP="00406DB1">
      <w:pPr>
        <w:widowControl w:val="0"/>
        <w:spacing w:after="0" w:line="240" w:lineRule="auto"/>
        <w:rPr>
          <w:rFonts w:ascii="Arial" w:eastAsia="Times New Roman" w:hAnsi="Arial" w:cs="Arial"/>
          <w:snapToGrid w:val="0"/>
          <w:sz w:val="20"/>
          <w:szCs w:val="20"/>
          <w:lang w:val="en-US"/>
        </w:rPr>
      </w:pPr>
      <w:r>
        <w:rPr>
          <w:rFonts w:ascii="Arial" w:eastAsia="Times New Roman" w:hAnsi="Arial" w:cs="Arial"/>
          <w:snapToGrid w:val="0"/>
          <w:sz w:val="20"/>
          <w:szCs w:val="20"/>
          <w:lang w:val="en-US"/>
        </w:rPr>
        <w:t xml:space="preserve">901 S Mopac </w:t>
      </w:r>
      <w:proofErr w:type="spellStart"/>
      <w:r>
        <w:rPr>
          <w:rFonts w:ascii="Arial" w:eastAsia="Times New Roman" w:hAnsi="Arial" w:cs="Arial"/>
          <w:snapToGrid w:val="0"/>
          <w:sz w:val="20"/>
          <w:szCs w:val="20"/>
          <w:lang w:val="en-US"/>
        </w:rPr>
        <w:t>Expy</w:t>
      </w:r>
      <w:proofErr w:type="spellEnd"/>
      <w:r w:rsidR="000B581D">
        <w:rPr>
          <w:rFonts w:ascii="Arial" w:eastAsia="Times New Roman" w:hAnsi="Arial" w:cs="Arial"/>
          <w:snapToGrid w:val="0"/>
          <w:sz w:val="20"/>
          <w:szCs w:val="20"/>
          <w:lang w:val="en-US"/>
        </w:rPr>
        <w:tab/>
      </w:r>
      <w:r w:rsidR="000B581D">
        <w:rPr>
          <w:rFonts w:ascii="Arial" w:eastAsia="Times New Roman" w:hAnsi="Arial" w:cs="Arial"/>
          <w:snapToGrid w:val="0"/>
          <w:sz w:val="20"/>
          <w:szCs w:val="20"/>
          <w:lang w:val="en-US"/>
        </w:rPr>
        <w:tab/>
      </w:r>
      <w:r w:rsidR="000B581D">
        <w:rPr>
          <w:rFonts w:ascii="Arial" w:eastAsia="Times New Roman" w:hAnsi="Arial" w:cs="Arial"/>
          <w:snapToGrid w:val="0"/>
          <w:sz w:val="20"/>
          <w:szCs w:val="20"/>
          <w:lang w:val="en-US"/>
        </w:rPr>
        <w:tab/>
      </w:r>
      <w:r w:rsidR="000B581D">
        <w:rPr>
          <w:rFonts w:ascii="Arial" w:eastAsia="Times New Roman" w:hAnsi="Arial" w:cs="Arial"/>
          <w:snapToGrid w:val="0"/>
          <w:sz w:val="20"/>
          <w:szCs w:val="20"/>
          <w:lang w:val="en-US"/>
        </w:rPr>
        <w:tab/>
      </w:r>
      <w:r w:rsidR="000B581D">
        <w:rPr>
          <w:rFonts w:ascii="Arial" w:eastAsia="Times New Roman" w:hAnsi="Arial" w:cs="Arial"/>
          <w:snapToGrid w:val="0"/>
          <w:sz w:val="20"/>
          <w:szCs w:val="20"/>
          <w:lang w:val="en-US"/>
        </w:rPr>
        <w:tab/>
      </w:r>
      <w:r w:rsidR="000B581D">
        <w:rPr>
          <w:rFonts w:ascii="Arial" w:eastAsia="Times New Roman" w:hAnsi="Arial" w:cs="Arial"/>
          <w:snapToGrid w:val="0"/>
          <w:sz w:val="20"/>
          <w:szCs w:val="20"/>
          <w:lang w:val="en-US"/>
        </w:rPr>
        <w:tab/>
      </w:r>
      <w:r w:rsidR="000B581D">
        <w:rPr>
          <w:rFonts w:ascii="Arial" w:eastAsia="Times New Roman" w:hAnsi="Arial" w:cs="Arial"/>
          <w:snapToGrid w:val="0"/>
          <w:sz w:val="20"/>
          <w:szCs w:val="20"/>
          <w:lang w:val="en-US"/>
        </w:rPr>
        <w:tab/>
        <w:t xml:space="preserve">    jdlewis@hpitx.com</w:t>
      </w:r>
    </w:p>
    <w:p w14:paraId="3722C528" w14:textId="615873D1" w:rsidR="00503208" w:rsidRPr="00406DB1" w:rsidRDefault="00503208" w:rsidP="00406DB1">
      <w:pPr>
        <w:widowControl w:val="0"/>
        <w:spacing w:after="0" w:line="240" w:lineRule="auto"/>
        <w:rPr>
          <w:rFonts w:ascii="Arial" w:eastAsia="Times New Roman" w:hAnsi="Arial" w:cs="Arial"/>
          <w:snapToGrid w:val="0"/>
          <w:sz w:val="20"/>
          <w:szCs w:val="20"/>
          <w:lang w:val="en-US"/>
        </w:rPr>
      </w:pPr>
      <w:r>
        <w:rPr>
          <w:rFonts w:ascii="Arial" w:eastAsia="Times New Roman" w:hAnsi="Arial" w:cs="Arial"/>
          <w:snapToGrid w:val="0"/>
          <w:sz w:val="20"/>
          <w:szCs w:val="20"/>
          <w:lang w:val="en-US"/>
        </w:rPr>
        <w:t>Bldg. 3</w:t>
      </w:r>
      <w:r w:rsidR="00A022A8">
        <w:rPr>
          <w:rFonts w:ascii="Arial" w:eastAsia="Times New Roman" w:hAnsi="Arial" w:cs="Arial"/>
          <w:snapToGrid w:val="0"/>
          <w:sz w:val="20"/>
          <w:szCs w:val="20"/>
          <w:lang w:val="en-US"/>
        </w:rPr>
        <w:t>, Suite 220</w:t>
      </w:r>
    </w:p>
    <w:p w14:paraId="1B0E0374" w14:textId="59655569" w:rsidR="00406DB1" w:rsidRPr="00406DB1" w:rsidRDefault="00406DB1" w:rsidP="00406DB1">
      <w:pPr>
        <w:widowControl w:val="0"/>
        <w:spacing w:after="0" w:line="240" w:lineRule="auto"/>
        <w:rPr>
          <w:rFonts w:ascii="Arial" w:eastAsia="Times New Roman" w:hAnsi="Arial" w:cs="Arial"/>
          <w:snapToGrid w:val="0"/>
          <w:sz w:val="20"/>
          <w:szCs w:val="20"/>
          <w:lang w:val="en-US"/>
        </w:rPr>
      </w:pPr>
      <w:r w:rsidRPr="00406DB1">
        <w:rPr>
          <w:rFonts w:ascii="Arial" w:eastAsia="Times New Roman" w:hAnsi="Arial" w:cs="Arial"/>
          <w:snapToGrid w:val="0"/>
          <w:sz w:val="20"/>
          <w:szCs w:val="20"/>
          <w:lang w:val="en-US"/>
        </w:rPr>
        <w:t>Austin, TX 787</w:t>
      </w:r>
      <w:r w:rsidR="00A022A8">
        <w:rPr>
          <w:rFonts w:ascii="Arial" w:eastAsia="Times New Roman" w:hAnsi="Arial" w:cs="Arial"/>
          <w:snapToGrid w:val="0"/>
          <w:sz w:val="20"/>
          <w:szCs w:val="20"/>
          <w:lang w:val="en-US"/>
        </w:rPr>
        <w:t>46</w:t>
      </w:r>
      <w:r w:rsidRPr="00406DB1">
        <w:rPr>
          <w:rFonts w:ascii="Arial" w:eastAsia="Times New Roman" w:hAnsi="Arial" w:cs="Arial"/>
          <w:snapToGrid w:val="0"/>
          <w:sz w:val="20"/>
          <w:szCs w:val="20"/>
          <w:lang w:val="en-US"/>
        </w:rPr>
        <w:tab/>
      </w:r>
    </w:p>
    <w:p w14:paraId="03A72EDE" w14:textId="77777777" w:rsidR="00406DB1" w:rsidRPr="00406DB1" w:rsidRDefault="00406DB1" w:rsidP="00406DB1">
      <w:pPr>
        <w:spacing w:after="0" w:line="240" w:lineRule="auto"/>
        <w:rPr>
          <w:rFonts w:ascii="Arial" w:eastAsia="Calibri" w:hAnsi="Arial" w:cs="Arial"/>
          <w:sz w:val="20"/>
          <w:szCs w:val="20"/>
          <w:lang w:val="en-US"/>
        </w:rPr>
      </w:pPr>
      <w:r w:rsidRPr="00406DB1">
        <w:rPr>
          <w:rFonts w:ascii="Arial" w:eastAsia="Calibri" w:hAnsi="Arial" w:cs="Arial"/>
          <w:sz w:val="20"/>
          <w:szCs w:val="20"/>
          <w:lang w:val="en-US"/>
        </w:rPr>
        <w:t xml:space="preserve">           </w:t>
      </w:r>
    </w:p>
    <w:p w14:paraId="3FBDB731" w14:textId="2E6CE8E8" w:rsidR="00406DB1" w:rsidRPr="00406DB1" w:rsidRDefault="00406DB1" w:rsidP="00406DB1">
      <w:pPr>
        <w:widowControl w:val="0"/>
        <w:spacing w:after="0" w:line="240" w:lineRule="auto"/>
        <w:rPr>
          <w:rFonts w:ascii="Arial" w:eastAsia="Times New Roman" w:hAnsi="Arial" w:cs="Arial"/>
          <w:snapToGrid w:val="0"/>
          <w:sz w:val="20"/>
          <w:szCs w:val="20"/>
          <w:lang w:val="en-US"/>
        </w:rPr>
      </w:pPr>
      <w:r w:rsidRPr="00406DB1">
        <w:rPr>
          <w:rFonts w:ascii="Arial" w:eastAsia="Times New Roman" w:hAnsi="Arial" w:cs="Arial"/>
          <w:b/>
          <w:snapToGrid w:val="0"/>
          <w:sz w:val="20"/>
          <w:szCs w:val="20"/>
          <w:lang w:val="en-US"/>
        </w:rPr>
        <w:t>RE: Tenant Counter</w:t>
      </w:r>
      <w:r w:rsidRPr="00406DB1">
        <w:rPr>
          <w:rFonts w:ascii="Arial" w:eastAsia="Times New Roman" w:hAnsi="Arial" w:cs="Arial"/>
          <w:snapToGrid w:val="0"/>
          <w:sz w:val="20"/>
          <w:szCs w:val="20"/>
          <w:lang w:val="en-US"/>
        </w:rPr>
        <w:t xml:space="preserve"> </w:t>
      </w:r>
      <w:r w:rsidRPr="00406DB1">
        <w:rPr>
          <w:rFonts w:ascii="Arial" w:eastAsia="Times New Roman" w:hAnsi="Arial" w:cs="Arial"/>
          <w:b/>
          <w:snapToGrid w:val="0"/>
          <w:sz w:val="20"/>
          <w:szCs w:val="20"/>
          <w:lang w:val="en-US"/>
        </w:rPr>
        <w:t xml:space="preserve">Proposal for Office Space at </w:t>
      </w:r>
      <w:r w:rsidR="00A022A8">
        <w:rPr>
          <w:rFonts w:ascii="Arial" w:eastAsia="Times New Roman" w:hAnsi="Arial" w:cs="Arial"/>
          <w:b/>
          <w:snapToGrid w:val="0"/>
          <w:sz w:val="20"/>
          <w:szCs w:val="20"/>
          <w:lang w:val="en-US"/>
        </w:rPr>
        <w:t>Domain Place</w:t>
      </w:r>
      <w:r w:rsidRPr="00406DB1">
        <w:rPr>
          <w:rFonts w:ascii="Arial" w:eastAsia="Times New Roman" w:hAnsi="Arial" w:cs="Arial"/>
          <w:b/>
          <w:snapToGrid w:val="0"/>
          <w:sz w:val="20"/>
          <w:szCs w:val="20"/>
          <w:lang w:val="en-US"/>
        </w:rPr>
        <w:t xml:space="preserve"> in Austin</w:t>
      </w:r>
      <w:r w:rsidR="00A022A8">
        <w:rPr>
          <w:rFonts w:ascii="Arial" w:eastAsia="Times New Roman" w:hAnsi="Arial" w:cs="Arial"/>
          <w:b/>
          <w:snapToGrid w:val="0"/>
          <w:sz w:val="20"/>
          <w:szCs w:val="20"/>
          <w:lang w:val="en-US"/>
        </w:rPr>
        <w:t>,</w:t>
      </w:r>
      <w:r w:rsidRPr="00406DB1">
        <w:rPr>
          <w:rFonts w:ascii="Arial" w:eastAsia="Times New Roman" w:hAnsi="Arial" w:cs="Arial"/>
          <w:b/>
          <w:snapToGrid w:val="0"/>
          <w:sz w:val="20"/>
          <w:szCs w:val="20"/>
          <w:lang w:val="en-US"/>
        </w:rPr>
        <w:t xml:space="preserve"> Texas</w:t>
      </w:r>
    </w:p>
    <w:p w14:paraId="6C29A3A5" w14:textId="77777777" w:rsidR="00406DB1" w:rsidRPr="00406DB1" w:rsidRDefault="00406DB1" w:rsidP="00406DB1">
      <w:pPr>
        <w:widowControl w:val="0"/>
        <w:spacing w:after="0" w:line="240" w:lineRule="auto"/>
        <w:rPr>
          <w:rFonts w:ascii="Arial" w:eastAsia="Times New Roman" w:hAnsi="Arial" w:cs="Arial"/>
          <w:snapToGrid w:val="0"/>
          <w:sz w:val="20"/>
          <w:szCs w:val="20"/>
          <w:lang w:val="en-US"/>
        </w:rPr>
      </w:pPr>
    </w:p>
    <w:p w14:paraId="1477F0C6" w14:textId="77777777" w:rsidR="00406DB1" w:rsidRPr="00406DB1" w:rsidRDefault="00406DB1" w:rsidP="00406DB1">
      <w:pPr>
        <w:widowControl w:val="0"/>
        <w:spacing w:after="0" w:line="240" w:lineRule="auto"/>
        <w:jc w:val="center"/>
        <w:rPr>
          <w:rFonts w:ascii="Arial" w:eastAsia="Times New Roman" w:hAnsi="Arial" w:cs="Arial"/>
          <w:snapToGrid w:val="0"/>
          <w:sz w:val="20"/>
          <w:szCs w:val="20"/>
          <w:lang w:val="en-US"/>
        </w:rPr>
      </w:pPr>
    </w:p>
    <w:p w14:paraId="585C8AE9" w14:textId="0FB2AF42" w:rsidR="00406DB1" w:rsidRPr="00406DB1" w:rsidRDefault="00406DB1" w:rsidP="00406DB1">
      <w:pPr>
        <w:widowControl w:val="0"/>
        <w:spacing w:after="0" w:line="240" w:lineRule="auto"/>
        <w:rPr>
          <w:rFonts w:ascii="Arial" w:eastAsia="Times New Roman" w:hAnsi="Arial" w:cs="Arial"/>
          <w:snapToGrid w:val="0"/>
          <w:sz w:val="20"/>
          <w:szCs w:val="20"/>
          <w:lang w:val="en-US"/>
        </w:rPr>
      </w:pPr>
      <w:r w:rsidRPr="00406DB1">
        <w:rPr>
          <w:rFonts w:ascii="Arial" w:eastAsia="Times New Roman" w:hAnsi="Arial" w:cs="Arial"/>
          <w:snapToGrid w:val="0"/>
          <w:sz w:val="20"/>
          <w:szCs w:val="20"/>
          <w:lang w:val="en-US"/>
        </w:rPr>
        <w:t xml:space="preserve">Dear </w:t>
      </w:r>
      <w:r w:rsidR="00360202">
        <w:rPr>
          <w:rFonts w:ascii="Arial" w:eastAsia="Times New Roman" w:hAnsi="Arial" w:cs="Arial"/>
          <w:snapToGrid w:val="0"/>
          <w:sz w:val="20"/>
          <w:szCs w:val="20"/>
          <w:lang w:val="en-US"/>
        </w:rPr>
        <w:t>Richard and JD</w:t>
      </w:r>
      <w:r w:rsidRPr="00406DB1">
        <w:rPr>
          <w:rFonts w:ascii="Arial" w:eastAsia="Times New Roman" w:hAnsi="Arial" w:cs="Arial"/>
          <w:snapToGrid w:val="0"/>
          <w:sz w:val="20"/>
          <w:szCs w:val="20"/>
          <w:lang w:val="en-US"/>
        </w:rPr>
        <w:t>,</w:t>
      </w:r>
    </w:p>
    <w:p w14:paraId="7149E236" w14:textId="77777777" w:rsidR="00406DB1" w:rsidRPr="00406DB1" w:rsidRDefault="00406DB1" w:rsidP="00406DB1">
      <w:pPr>
        <w:widowControl w:val="0"/>
        <w:spacing w:after="0" w:line="240" w:lineRule="auto"/>
        <w:jc w:val="both"/>
        <w:rPr>
          <w:rFonts w:ascii="Arial" w:eastAsia="Times New Roman" w:hAnsi="Arial" w:cs="Arial"/>
          <w:snapToGrid w:val="0"/>
          <w:color w:val="000000"/>
          <w:sz w:val="20"/>
          <w:szCs w:val="20"/>
          <w:lang w:val="en-US"/>
        </w:rPr>
      </w:pPr>
    </w:p>
    <w:p w14:paraId="3A781C17" w14:textId="58B4FEC2" w:rsidR="00406DB1" w:rsidRDefault="00406DB1" w:rsidP="00406DB1">
      <w:pPr>
        <w:widowControl w:val="0"/>
        <w:spacing w:after="0" w:line="240" w:lineRule="auto"/>
        <w:jc w:val="both"/>
        <w:rPr>
          <w:rFonts w:ascii="Arial" w:eastAsia="Times New Roman" w:hAnsi="Arial" w:cs="Arial"/>
          <w:snapToGrid w:val="0"/>
          <w:color w:val="000000"/>
          <w:sz w:val="20"/>
          <w:szCs w:val="20"/>
          <w:lang w:val="en-US"/>
        </w:rPr>
      </w:pPr>
      <w:r w:rsidRPr="00406DB1">
        <w:rPr>
          <w:rFonts w:ascii="Arial" w:eastAsia="Times New Roman" w:hAnsi="Arial" w:cs="Arial"/>
          <w:snapToGrid w:val="0"/>
          <w:color w:val="000000"/>
          <w:sz w:val="20"/>
          <w:szCs w:val="20"/>
          <w:lang w:val="en-US"/>
        </w:rPr>
        <w:t xml:space="preserve">Thank you for your proposal to </w:t>
      </w:r>
      <w:r w:rsidR="00360202">
        <w:rPr>
          <w:rFonts w:ascii="Arial" w:eastAsia="Times New Roman" w:hAnsi="Arial" w:cs="Arial"/>
          <w:snapToGrid w:val="0"/>
          <w:color w:val="000000"/>
          <w:sz w:val="20"/>
          <w:szCs w:val="20"/>
          <w:lang w:val="en-US"/>
        </w:rPr>
        <w:t>PFM</w:t>
      </w:r>
      <w:r w:rsidRPr="00406DB1">
        <w:rPr>
          <w:rFonts w:ascii="Arial" w:eastAsia="Times New Roman" w:hAnsi="Arial" w:cs="Arial"/>
          <w:snapToGrid w:val="0"/>
          <w:color w:val="000000"/>
          <w:sz w:val="20"/>
          <w:szCs w:val="20"/>
          <w:lang w:val="en-US"/>
        </w:rPr>
        <w:t xml:space="preserve"> dated </w:t>
      </w:r>
      <w:r w:rsidR="00360202">
        <w:rPr>
          <w:rFonts w:ascii="Arial" w:eastAsia="Times New Roman" w:hAnsi="Arial" w:cs="Arial"/>
          <w:snapToGrid w:val="0"/>
          <w:color w:val="000000"/>
          <w:sz w:val="20"/>
          <w:szCs w:val="20"/>
          <w:lang w:val="en-US"/>
        </w:rPr>
        <w:t>January 7, 2026</w:t>
      </w:r>
      <w:r w:rsidRPr="00406DB1">
        <w:rPr>
          <w:rFonts w:ascii="Arial" w:eastAsia="Times New Roman" w:hAnsi="Arial" w:cs="Arial"/>
          <w:snapToGrid w:val="0"/>
          <w:color w:val="000000"/>
          <w:sz w:val="20"/>
          <w:szCs w:val="20"/>
          <w:lang w:val="en-US"/>
        </w:rPr>
        <w:t xml:space="preserve">. We have been authorized by </w:t>
      </w:r>
      <w:r w:rsidR="00360202">
        <w:rPr>
          <w:rFonts w:ascii="Arial" w:eastAsia="Times New Roman" w:hAnsi="Arial" w:cs="Arial"/>
          <w:snapToGrid w:val="0"/>
          <w:color w:val="000000"/>
          <w:sz w:val="20"/>
          <w:szCs w:val="20"/>
          <w:lang w:val="en-US"/>
        </w:rPr>
        <w:t>PFM</w:t>
      </w:r>
      <w:r w:rsidRPr="00406DB1">
        <w:rPr>
          <w:rFonts w:ascii="Arial" w:eastAsia="Times New Roman" w:hAnsi="Arial" w:cs="Arial"/>
          <w:snapToGrid w:val="0"/>
          <w:color w:val="000000"/>
          <w:sz w:val="20"/>
          <w:szCs w:val="20"/>
          <w:lang w:val="en-US"/>
        </w:rPr>
        <w:t xml:space="preserve"> (hereinafter referred to as “Tenant”) to submit a counter proposal to lease space in the above referenced building. </w:t>
      </w:r>
      <w:proofErr w:type="gramStart"/>
      <w:r w:rsidRPr="00406DB1">
        <w:rPr>
          <w:rFonts w:ascii="Arial" w:eastAsia="Times New Roman" w:hAnsi="Arial" w:cs="Arial"/>
          <w:snapToGrid w:val="0"/>
          <w:color w:val="000000"/>
          <w:sz w:val="20"/>
          <w:szCs w:val="20"/>
          <w:lang w:val="en-US"/>
        </w:rPr>
        <w:t>In order to</w:t>
      </w:r>
      <w:proofErr w:type="gramEnd"/>
      <w:r w:rsidRPr="00406DB1">
        <w:rPr>
          <w:rFonts w:ascii="Arial" w:eastAsia="Times New Roman" w:hAnsi="Arial" w:cs="Arial"/>
          <w:snapToGrid w:val="0"/>
          <w:color w:val="000000"/>
          <w:sz w:val="20"/>
          <w:szCs w:val="20"/>
          <w:lang w:val="en-US"/>
        </w:rPr>
        <w:t xml:space="preserve"> allow for an expedient identification of the outstanding deal points, we have used your </w:t>
      </w:r>
      <w:r w:rsidR="00360202">
        <w:rPr>
          <w:rFonts w:ascii="Arial" w:eastAsia="Times New Roman" w:hAnsi="Arial" w:cs="Arial"/>
          <w:snapToGrid w:val="0"/>
          <w:color w:val="000000"/>
          <w:sz w:val="20"/>
          <w:szCs w:val="20"/>
          <w:lang w:val="en-US"/>
        </w:rPr>
        <w:t>January</w:t>
      </w:r>
      <w:r w:rsidRPr="00406DB1">
        <w:rPr>
          <w:rFonts w:ascii="Arial" w:eastAsia="Times New Roman" w:hAnsi="Arial" w:cs="Arial"/>
          <w:snapToGrid w:val="0"/>
          <w:color w:val="000000"/>
          <w:sz w:val="20"/>
          <w:szCs w:val="20"/>
          <w:lang w:val="en-US"/>
        </w:rPr>
        <w:t xml:space="preserve"> </w:t>
      </w:r>
      <w:r w:rsidR="00360202">
        <w:rPr>
          <w:rFonts w:ascii="Arial" w:eastAsia="Times New Roman" w:hAnsi="Arial" w:cs="Arial"/>
          <w:snapToGrid w:val="0"/>
          <w:color w:val="000000"/>
          <w:sz w:val="20"/>
          <w:szCs w:val="20"/>
          <w:lang w:val="en-US"/>
        </w:rPr>
        <w:t>7</w:t>
      </w:r>
      <w:r w:rsidR="00360202" w:rsidRPr="00360202">
        <w:rPr>
          <w:rFonts w:ascii="Arial" w:eastAsia="Times New Roman" w:hAnsi="Arial" w:cs="Arial"/>
          <w:snapToGrid w:val="0"/>
          <w:color w:val="000000"/>
          <w:sz w:val="20"/>
          <w:szCs w:val="20"/>
          <w:vertAlign w:val="superscript"/>
          <w:lang w:val="en-US"/>
        </w:rPr>
        <w:t>th</w:t>
      </w:r>
      <w:r w:rsidR="00360202">
        <w:rPr>
          <w:rFonts w:ascii="Arial" w:eastAsia="Times New Roman" w:hAnsi="Arial" w:cs="Arial"/>
          <w:snapToGrid w:val="0"/>
          <w:color w:val="000000"/>
          <w:sz w:val="20"/>
          <w:szCs w:val="20"/>
          <w:lang w:val="en-US"/>
        </w:rPr>
        <w:t xml:space="preserve"> </w:t>
      </w:r>
      <w:r w:rsidRPr="00406DB1">
        <w:rPr>
          <w:rFonts w:ascii="Arial" w:eastAsia="Times New Roman" w:hAnsi="Arial" w:cs="Arial"/>
          <w:snapToGrid w:val="0"/>
          <w:color w:val="000000"/>
          <w:sz w:val="20"/>
          <w:szCs w:val="20"/>
          <w:lang w:val="en-US"/>
        </w:rPr>
        <w:t xml:space="preserve">Proposal as the basis for our response and redlined our specific changes.  We look forward to your response by </w:t>
      </w:r>
      <w:r w:rsidR="00360202">
        <w:rPr>
          <w:rFonts w:ascii="Arial" w:eastAsia="Times New Roman" w:hAnsi="Arial" w:cs="Arial"/>
          <w:snapToGrid w:val="0"/>
          <w:color w:val="000000"/>
          <w:sz w:val="20"/>
          <w:szCs w:val="20"/>
          <w:lang w:val="en-US"/>
        </w:rPr>
        <w:t xml:space="preserve">February </w:t>
      </w:r>
      <w:r w:rsidR="00FF4EB2">
        <w:rPr>
          <w:rFonts w:ascii="Arial" w:eastAsia="Times New Roman" w:hAnsi="Arial" w:cs="Arial"/>
          <w:snapToGrid w:val="0"/>
          <w:color w:val="000000"/>
          <w:sz w:val="20"/>
          <w:szCs w:val="20"/>
          <w:lang w:val="en-US"/>
        </w:rPr>
        <w:t>18</w:t>
      </w:r>
      <w:r w:rsidR="00FF4EB2" w:rsidRPr="00FF4EB2">
        <w:rPr>
          <w:rFonts w:ascii="Arial" w:eastAsia="Times New Roman" w:hAnsi="Arial" w:cs="Arial"/>
          <w:snapToGrid w:val="0"/>
          <w:color w:val="000000"/>
          <w:sz w:val="20"/>
          <w:szCs w:val="20"/>
          <w:vertAlign w:val="superscript"/>
          <w:lang w:val="en-US"/>
        </w:rPr>
        <w:t>th</w:t>
      </w:r>
      <w:r w:rsidR="00FF4EB2">
        <w:rPr>
          <w:rFonts w:ascii="Arial" w:eastAsia="Times New Roman" w:hAnsi="Arial" w:cs="Arial"/>
          <w:snapToGrid w:val="0"/>
          <w:color w:val="000000"/>
          <w:sz w:val="20"/>
          <w:szCs w:val="20"/>
          <w:lang w:val="en-US"/>
        </w:rPr>
        <w:t xml:space="preserve">, 2026. </w:t>
      </w:r>
    </w:p>
    <w:p w14:paraId="7BB99580" w14:textId="77777777" w:rsidR="00DF4DA8" w:rsidRPr="00406DB1" w:rsidRDefault="00DF4DA8" w:rsidP="00406DB1">
      <w:pPr>
        <w:widowControl w:val="0"/>
        <w:spacing w:after="0" w:line="240" w:lineRule="auto"/>
        <w:jc w:val="both"/>
        <w:rPr>
          <w:rFonts w:ascii="Arial" w:eastAsia="Times New Roman" w:hAnsi="Arial" w:cs="Arial"/>
          <w:snapToGrid w:val="0"/>
          <w:color w:val="000000"/>
          <w:sz w:val="20"/>
          <w:szCs w:val="20"/>
          <w:lang w:val="en-US"/>
        </w:rPr>
      </w:pPr>
    </w:p>
    <w:p w14:paraId="3E4586D4" w14:textId="77777777" w:rsidR="00DF4DA8" w:rsidRPr="00DF4DA8" w:rsidRDefault="00DF4DA8" w:rsidP="00DF4DA8">
      <w:pPr>
        <w:widowControl w:val="0"/>
        <w:tabs>
          <w:tab w:val="left" w:pos="0"/>
          <w:tab w:val="left" w:pos="2160"/>
          <w:tab w:val="left" w:pos="2880"/>
          <w:tab w:val="left" w:pos="4320"/>
          <w:tab w:val="left" w:pos="5040"/>
          <w:tab w:val="left" w:pos="5760"/>
          <w:tab w:val="left" w:pos="6480"/>
          <w:tab w:val="left" w:pos="7200"/>
          <w:tab w:val="left" w:pos="7920"/>
          <w:tab w:val="left" w:pos="8640"/>
          <w:tab w:val="right" w:pos="936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Premises</w:t>
      </w:r>
      <w:r w:rsidRPr="00DF4DA8">
        <w:rPr>
          <w:rFonts w:ascii="Arial" w:eastAsia="Times New Roman" w:hAnsi="Arial" w:cs="Arial"/>
          <w:b/>
          <w:i/>
          <w:sz w:val="20"/>
          <w:szCs w:val="20"/>
          <w:lang w:val="en-US"/>
        </w:rPr>
        <w:tab/>
      </w:r>
      <w:r w:rsidRPr="00DF4DA8">
        <w:rPr>
          <w:rFonts w:ascii="Arial" w:eastAsia="Times New Roman" w:hAnsi="Arial" w:cs="Arial"/>
          <w:b/>
          <w:i/>
          <w:sz w:val="20"/>
          <w:szCs w:val="20"/>
          <w:lang w:val="en-US"/>
        </w:rPr>
        <w:tab/>
      </w:r>
      <w:r w:rsidRPr="00DF4DA8">
        <w:rPr>
          <w:rFonts w:ascii="Arial" w:eastAsia="Times New Roman" w:hAnsi="Arial" w:cs="Arial"/>
          <w:sz w:val="20"/>
          <w:szCs w:val="20"/>
          <w:lang w:val="en-US"/>
        </w:rPr>
        <w:t>Portion of suite 500 for a total of approximately 4,165 rentable square feet.</w:t>
      </w:r>
    </w:p>
    <w:p w14:paraId="0C524225" w14:textId="77777777" w:rsidR="00DF4DA8" w:rsidRPr="00DF4DA8" w:rsidRDefault="00DF4DA8" w:rsidP="00DF4DA8">
      <w:pPr>
        <w:widowControl w:val="0"/>
        <w:tabs>
          <w:tab w:val="left" w:pos="0"/>
          <w:tab w:val="left" w:pos="4320"/>
          <w:tab w:val="left" w:pos="5040"/>
          <w:tab w:val="left" w:pos="5760"/>
          <w:tab w:val="left" w:pos="6480"/>
          <w:tab w:val="left" w:pos="7200"/>
          <w:tab w:val="left" w:pos="7920"/>
          <w:tab w:val="left" w:pos="8640"/>
          <w:tab w:val="right" w:pos="9360"/>
        </w:tabs>
        <w:spacing w:after="0" w:line="240" w:lineRule="auto"/>
        <w:ind w:left="2880" w:hanging="2880"/>
        <w:jc w:val="both"/>
        <w:rPr>
          <w:rFonts w:ascii="Arial" w:eastAsia="Times New Roman" w:hAnsi="Arial" w:cs="Arial"/>
          <w:sz w:val="20"/>
          <w:szCs w:val="20"/>
          <w:lang w:val="en-US"/>
        </w:rPr>
      </w:pPr>
    </w:p>
    <w:p w14:paraId="4AC031B9" w14:textId="77777777" w:rsidR="00DF4DA8" w:rsidRPr="00DF4DA8" w:rsidRDefault="00DF4DA8"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Commencement Date</w:t>
      </w:r>
      <w:r w:rsidRPr="00DF4DA8">
        <w:rPr>
          <w:rFonts w:ascii="Arial" w:eastAsia="Times New Roman" w:hAnsi="Arial" w:cs="Arial"/>
          <w:b/>
          <w:i/>
          <w:sz w:val="20"/>
          <w:szCs w:val="20"/>
          <w:lang w:val="en-US"/>
        </w:rPr>
        <w:tab/>
      </w:r>
      <w:r w:rsidRPr="00DF4DA8">
        <w:rPr>
          <w:rFonts w:ascii="Arial" w:eastAsia="Times New Roman" w:hAnsi="Arial" w:cs="Arial"/>
          <w:sz w:val="20"/>
          <w:szCs w:val="20"/>
          <w:lang w:val="en-US"/>
        </w:rPr>
        <w:t>October 1, 2026</w:t>
      </w:r>
    </w:p>
    <w:p w14:paraId="4A406D75" w14:textId="77777777" w:rsidR="00DF4DA8" w:rsidRPr="00DF4DA8" w:rsidRDefault="00DF4DA8" w:rsidP="00DF4DA8">
      <w:pPr>
        <w:widowControl w:val="0"/>
        <w:tabs>
          <w:tab w:val="left" w:pos="-1080"/>
          <w:tab w:val="left" w:pos="-720"/>
          <w:tab w:val="left" w:pos="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z w:val="20"/>
          <w:szCs w:val="20"/>
          <w:lang w:val="en-US"/>
        </w:rPr>
      </w:pPr>
    </w:p>
    <w:p w14:paraId="24B406E2" w14:textId="2F8903F8" w:rsidR="00DF4DA8" w:rsidRPr="00DF4DA8" w:rsidRDefault="00DF4DA8"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Lease Term</w:t>
      </w:r>
      <w:r w:rsidRPr="00DF4DA8">
        <w:rPr>
          <w:rFonts w:ascii="Arial" w:eastAsia="Times New Roman" w:hAnsi="Arial" w:cs="Arial"/>
          <w:sz w:val="20"/>
          <w:szCs w:val="20"/>
          <w:lang w:val="en-US"/>
        </w:rPr>
        <w:tab/>
      </w:r>
      <w:r w:rsidR="00C35FD9">
        <w:rPr>
          <w:rFonts w:ascii="Arial" w:eastAsia="Times New Roman" w:hAnsi="Arial" w:cs="Arial"/>
          <w:sz w:val="20"/>
          <w:szCs w:val="20"/>
          <w:lang w:val="en-US"/>
        </w:rPr>
        <w:t>Seventy-</w:t>
      </w:r>
      <w:r w:rsidR="00AA2D77">
        <w:rPr>
          <w:rFonts w:ascii="Arial" w:eastAsia="Times New Roman" w:hAnsi="Arial" w:cs="Arial"/>
          <w:sz w:val="20"/>
          <w:szCs w:val="20"/>
          <w:lang w:val="en-US"/>
        </w:rPr>
        <w:t xml:space="preserve">eight </w:t>
      </w:r>
      <w:r w:rsidR="00C35FD9">
        <w:rPr>
          <w:rFonts w:ascii="Arial" w:eastAsia="Times New Roman" w:hAnsi="Arial" w:cs="Arial"/>
          <w:sz w:val="20"/>
          <w:szCs w:val="20"/>
          <w:lang w:val="en-US"/>
        </w:rPr>
        <w:t>(</w:t>
      </w:r>
      <w:r w:rsidR="00AA2D77">
        <w:rPr>
          <w:rFonts w:ascii="Arial" w:eastAsia="Times New Roman" w:hAnsi="Arial" w:cs="Arial"/>
          <w:sz w:val="20"/>
          <w:szCs w:val="20"/>
          <w:lang w:val="en-US"/>
        </w:rPr>
        <w:t>78</w:t>
      </w:r>
      <w:r w:rsidR="00C35FD9">
        <w:rPr>
          <w:rFonts w:ascii="Arial" w:eastAsia="Times New Roman" w:hAnsi="Arial" w:cs="Arial"/>
          <w:sz w:val="20"/>
          <w:szCs w:val="20"/>
          <w:lang w:val="en-US"/>
        </w:rPr>
        <w:t>)</w:t>
      </w:r>
      <w:r w:rsidR="009B1586">
        <w:rPr>
          <w:rFonts w:ascii="Arial" w:eastAsia="Times New Roman" w:hAnsi="Arial" w:cs="Arial"/>
          <w:sz w:val="20"/>
          <w:szCs w:val="20"/>
          <w:lang w:val="en-US"/>
        </w:rPr>
        <w:t xml:space="preserve"> months</w:t>
      </w:r>
    </w:p>
    <w:p w14:paraId="2978DCBA" w14:textId="77777777" w:rsidR="00DF4DA8" w:rsidRPr="00DF4DA8" w:rsidRDefault="00DF4DA8"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p>
    <w:p w14:paraId="1CB89022" w14:textId="76A7E99C" w:rsidR="00DF4DA8" w:rsidRPr="00DF4DA8" w:rsidRDefault="00DF4DA8"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Lease Rate</w:t>
      </w:r>
      <w:r w:rsidRPr="00DF4DA8">
        <w:rPr>
          <w:rFonts w:ascii="Arial" w:eastAsia="Times New Roman" w:hAnsi="Arial" w:cs="Arial"/>
          <w:sz w:val="20"/>
          <w:szCs w:val="20"/>
          <w:lang w:val="en-US"/>
        </w:rPr>
        <w:tab/>
        <w:t>$</w:t>
      </w:r>
      <w:r w:rsidR="008F434F">
        <w:rPr>
          <w:rFonts w:ascii="Arial" w:eastAsia="Times New Roman" w:hAnsi="Arial" w:cs="Arial"/>
          <w:sz w:val="20"/>
          <w:szCs w:val="20"/>
          <w:lang w:val="en-US"/>
        </w:rPr>
        <w:t>44.50</w:t>
      </w:r>
      <w:r w:rsidRPr="00DF4DA8">
        <w:rPr>
          <w:rFonts w:ascii="Arial" w:eastAsia="Times New Roman" w:hAnsi="Arial" w:cs="Arial"/>
          <w:sz w:val="20"/>
          <w:szCs w:val="20"/>
          <w:lang w:val="en-US"/>
        </w:rPr>
        <w:t xml:space="preserve"> per square foot per year NNN with three percent (</w:t>
      </w:r>
      <w:r w:rsidR="00CB7B18">
        <w:rPr>
          <w:rFonts w:ascii="Arial" w:eastAsia="Times New Roman" w:hAnsi="Arial" w:cs="Arial"/>
          <w:sz w:val="20"/>
          <w:szCs w:val="20"/>
          <w:lang w:val="en-US"/>
        </w:rPr>
        <w:t>2.75</w:t>
      </w:r>
      <w:r w:rsidRPr="00DF4DA8">
        <w:rPr>
          <w:rFonts w:ascii="Arial" w:eastAsia="Times New Roman" w:hAnsi="Arial" w:cs="Arial"/>
          <w:sz w:val="20"/>
          <w:szCs w:val="20"/>
          <w:lang w:val="en-US"/>
        </w:rPr>
        <w:t>%) annual escalations</w:t>
      </w:r>
      <w:r w:rsidR="008F434F">
        <w:rPr>
          <w:rFonts w:ascii="Arial" w:eastAsia="Times New Roman" w:hAnsi="Arial" w:cs="Arial"/>
          <w:sz w:val="20"/>
          <w:szCs w:val="20"/>
          <w:lang w:val="en-US"/>
        </w:rPr>
        <w:t xml:space="preserve"> beginning month 19</w:t>
      </w:r>
      <w:r w:rsidRPr="00DF4DA8">
        <w:rPr>
          <w:rFonts w:ascii="Arial" w:eastAsia="Times New Roman" w:hAnsi="Arial" w:cs="Arial"/>
          <w:sz w:val="20"/>
          <w:szCs w:val="20"/>
          <w:lang w:val="en-US"/>
        </w:rPr>
        <w:t>.</w:t>
      </w:r>
    </w:p>
    <w:p w14:paraId="6F7E238B" w14:textId="77777777" w:rsidR="00DF4DA8" w:rsidRPr="00DF4DA8" w:rsidRDefault="00DF4DA8"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b/>
          <w:i/>
          <w:sz w:val="20"/>
          <w:szCs w:val="20"/>
          <w:lang w:val="en-US"/>
        </w:rPr>
      </w:pPr>
    </w:p>
    <w:p w14:paraId="5526785E" w14:textId="788D037F" w:rsidR="00DF4DA8" w:rsidRDefault="00DF4DA8"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Operating Expenses</w:t>
      </w:r>
      <w:r w:rsidRPr="00DF4DA8">
        <w:rPr>
          <w:rFonts w:ascii="Arial" w:eastAsia="Times New Roman" w:hAnsi="Arial" w:cs="Arial"/>
          <w:sz w:val="20"/>
          <w:szCs w:val="20"/>
          <w:lang w:val="en-US"/>
        </w:rPr>
        <w:tab/>
        <w:t xml:space="preserve">Tenant shall pay its pro </w:t>
      </w:r>
      <w:proofErr w:type="gramStart"/>
      <w:r w:rsidRPr="00DF4DA8">
        <w:rPr>
          <w:rFonts w:ascii="Arial" w:eastAsia="Times New Roman" w:hAnsi="Arial" w:cs="Arial"/>
          <w:sz w:val="20"/>
          <w:szCs w:val="20"/>
          <w:lang w:val="en-US"/>
        </w:rPr>
        <w:t>rata share</w:t>
      </w:r>
      <w:proofErr w:type="gramEnd"/>
      <w:r w:rsidRPr="00DF4DA8">
        <w:rPr>
          <w:rFonts w:ascii="Arial" w:eastAsia="Times New Roman" w:hAnsi="Arial" w:cs="Arial"/>
          <w:sz w:val="20"/>
          <w:szCs w:val="20"/>
          <w:lang w:val="en-US"/>
        </w:rPr>
        <w:t xml:space="preserve"> of building expenses, which are estimated to be $</w:t>
      </w:r>
      <w:r w:rsidR="00C35FD9">
        <w:rPr>
          <w:rFonts w:ascii="Arial" w:eastAsia="Times New Roman" w:hAnsi="Arial" w:cs="Arial"/>
          <w:sz w:val="20"/>
          <w:szCs w:val="20"/>
          <w:lang w:val="en-US"/>
        </w:rPr>
        <w:t>23.08</w:t>
      </w:r>
      <w:r w:rsidRPr="00DF4DA8">
        <w:rPr>
          <w:rFonts w:ascii="Arial" w:eastAsia="Times New Roman" w:hAnsi="Arial" w:cs="Arial"/>
          <w:sz w:val="20"/>
          <w:szCs w:val="20"/>
          <w:lang w:val="en-US"/>
        </w:rPr>
        <w:t xml:space="preserve"> per square </w:t>
      </w:r>
      <w:proofErr w:type="gramStart"/>
      <w:r w:rsidRPr="00DF4DA8">
        <w:rPr>
          <w:rFonts w:ascii="Arial" w:eastAsia="Times New Roman" w:hAnsi="Arial" w:cs="Arial"/>
          <w:sz w:val="20"/>
          <w:szCs w:val="20"/>
          <w:lang w:val="en-US"/>
        </w:rPr>
        <w:t>foot</w:t>
      </w:r>
      <w:proofErr w:type="gramEnd"/>
      <w:r w:rsidRPr="00DF4DA8">
        <w:rPr>
          <w:rFonts w:ascii="Arial" w:eastAsia="Times New Roman" w:hAnsi="Arial" w:cs="Arial"/>
          <w:sz w:val="20"/>
          <w:szCs w:val="20"/>
          <w:lang w:val="en-US"/>
        </w:rPr>
        <w:t xml:space="preserve"> for </w:t>
      </w:r>
      <w:r w:rsidR="00C35FD9">
        <w:rPr>
          <w:rFonts w:ascii="Arial" w:eastAsia="Times New Roman" w:hAnsi="Arial" w:cs="Arial"/>
          <w:sz w:val="20"/>
          <w:szCs w:val="20"/>
          <w:lang w:val="en-US"/>
        </w:rPr>
        <w:t>2026</w:t>
      </w:r>
      <w:r w:rsidRPr="00DF4DA8">
        <w:rPr>
          <w:rFonts w:ascii="Arial" w:eastAsia="Times New Roman" w:hAnsi="Arial" w:cs="Arial"/>
          <w:sz w:val="20"/>
          <w:szCs w:val="20"/>
          <w:lang w:val="en-US"/>
        </w:rPr>
        <w:t>.</w:t>
      </w:r>
      <w:r w:rsidR="009B1586">
        <w:rPr>
          <w:rFonts w:ascii="Arial" w:eastAsia="Times New Roman" w:hAnsi="Arial" w:cs="Arial"/>
          <w:sz w:val="20"/>
          <w:szCs w:val="20"/>
          <w:lang w:val="en-US"/>
        </w:rPr>
        <w:t xml:space="preserve">  Please provide 2026 OPEX estimates. </w:t>
      </w:r>
    </w:p>
    <w:p w14:paraId="25671474" w14:textId="77777777" w:rsidR="00126F11" w:rsidRDefault="00126F11"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p>
    <w:p w14:paraId="3CD48B7F" w14:textId="1CDF4267" w:rsidR="00DF4DA8" w:rsidRPr="00DF4DA8" w:rsidRDefault="00DF4DA8"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bCs/>
          <w:iCs/>
          <w:sz w:val="20"/>
          <w:szCs w:val="20"/>
          <w:lang w:val="en-US"/>
        </w:rPr>
      </w:pPr>
      <w:r w:rsidRPr="00DF4DA8">
        <w:rPr>
          <w:rFonts w:ascii="Arial" w:eastAsia="Times New Roman" w:hAnsi="Arial" w:cs="Arial"/>
          <w:b/>
          <w:i/>
          <w:sz w:val="20"/>
          <w:szCs w:val="20"/>
          <w:lang w:val="en-US"/>
        </w:rPr>
        <w:t>Rental Abatement</w:t>
      </w:r>
      <w:r w:rsidRPr="00DF4DA8">
        <w:rPr>
          <w:rFonts w:ascii="Arial" w:eastAsia="Times New Roman" w:hAnsi="Arial" w:cs="Arial"/>
          <w:b/>
          <w:i/>
          <w:sz w:val="20"/>
          <w:szCs w:val="20"/>
          <w:lang w:val="en-US"/>
        </w:rPr>
        <w:tab/>
      </w:r>
      <w:r w:rsidRPr="00DF4DA8">
        <w:rPr>
          <w:rFonts w:ascii="Arial" w:eastAsia="Times New Roman" w:hAnsi="Arial" w:cs="Arial"/>
          <w:sz w:val="20"/>
          <w:szCs w:val="20"/>
          <w:lang w:val="en-US"/>
        </w:rPr>
        <w:t xml:space="preserve">Tenant shall have </w:t>
      </w:r>
      <w:r w:rsidR="008F434F">
        <w:rPr>
          <w:rFonts w:ascii="Arial" w:eastAsia="Times New Roman" w:hAnsi="Arial" w:cs="Arial"/>
          <w:sz w:val="20"/>
          <w:szCs w:val="20"/>
          <w:lang w:val="en-US"/>
        </w:rPr>
        <w:t>six</w:t>
      </w:r>
      <w:r w:rsidR="008F434F" w:rsidRPr="00DF4DA8">
        <w:rPr>
          <w:rFonts w:ascii="Arial" w:eastAsia="Times New Roman" w:hAnsi="Arial" w:cs="Arial"/>
          <w:sz w:val="20"/>
          <w:szCs w:val="20"/>
          <w:lang w:val="en-US"/>
        </w:rPr>
        <w:t xml:space="preserve"> </w:t>
      </w:r>
      <w:r w:rsidRPr="00DF4DA8">
        <w:rPr>
          <w:rFonts w:ascii="Arial" w:eastAsia="Times New Roman" w:hAnsi="Arial" w:cs="Arial"/>
          <w:sz w:val="20"/>
          <w:szCs w:val="20"/>
          <w:lang w:val="en-US"/>
        </w:rPr>
        <w:t>(</w:t>
      </w:r>
      <w:r w:rsidR="008F434F">
        <w:rPr>
          <w:rFonts w:ascii="Arial" w:eastAsia="Times New Roman" w:hAnsi="Arial" w:cs="Arial"/>
          <w:sz w:val="20"/>
          <w:szCs w:val="20"/>
          <w:lang w:val="en-US"/>
        </w:rPr>
        <w:t>6</w:t>
      </w:r>
      <w:r w:rsidRPr="00DF4DA8">
        <w:rPr>
          <w:rFonts w:ascii="Arial" w:eastAsia="Times New Roman" w:hAnsi="Arial" w:cs="Arial"/>
          <w:sz w:val="20"/>
          <w:szCs w:val="20"/>
          <w:lang w:val="en-US"/>
        </w:rPr>
        <w:t xml:space="preserve">) months of rental abatement. </w:t>
      </w:r>
      <w:proofErr w:type="gramStart"/>
      <w:r w:rsidRPr="00DF4DA8">
        <w:rPr>
          <w:rFonts w:ascii="Arial" w:eastAsia="Times New Roman" w:hAnsi="Arial" w:cs="Arial"/>
          <w:sz w:val="20"/>
          <w:szCs w:val="20"/>
          <w:lang w:val="en-US"/>
        </w:rPr>
        <w:t>Tenant</w:t>
      </w:r>
      <w:proofErr w:type="gramEnd"/>
      <w:r w:rsidRPr="00DF4DA8">
        <w:rPr>
          <w:rFonts w:ascii="Arial" w:eastAsia="Times New Roman" w:hAnsi="Arial" w:cs="Arial"/>
          <w:sz w:val="20"/>
          <w:szCs w:val="20"/>
          <w:lang w:val="en-US"/>
        </w:rPr>
        <w:t xml:space="preserve"> shall be responsible for the operating expenses during this abatement period.</w:t>
      </w:r>
    </w:p>
    <w:p w14:paraId="40F863AC" w14:textId="77777777" w:rsidR="00DF4DA8" w:rsidRPr="00DF4DA8" w:rsidRDefault="00DF4DA8" w:rsidP="00DF4DA8">
      <w:pPr>
        <w:spacing w:after="0" w:line="240" w:lineRule="auto"/>
        <w:ind w:left="2880" w:hanging="2880"/>
        <w:jc w:val="both"/>
        <w:rPr>
          <w:rFonts w:ascii="Arial" w:eastAsia="Times New Roman" w:hAnsi="Arial" w:cs="Arial"/>
          <w:sz w:val="20"/>
          <w:szCs w:val="20"/>
          <w:lang w:val="en-US"/>
        </w:rPr>
      </w:pPr>
    </w:p>
    <w:p w14:paraId="1414A3D7" w14:textId="00369A49" w:rsidR="00DF4DA8" w:rsidRPr="00DF4DA8" w:rsidRDefault="006132C2"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ins w:id="3" w:author="J. D. Lewis" w:date="2026-03-02T15:39:00Z" w16du:dateUtc="2026-03-02T21:39:00Z">
        <w:r>
          <w:rPr>
            <w:rFonts w:ascii="Arial" w:eastAsia="Times New Roman" w:hAnsi="Arial" w:cs="Arial"/>
            <w:b/>
            <w:i/>
            <w:sz w:val="20"/>
            <w:szCs w:val="20"/>
            <w:lang w:val="en-US"/>
          </w:rPr>
          <w:t xml:space="preserve">Tenant </w:t>
        </w:r>
      </w:ins>
      <w:r w:rsidR="00DF4DA8" w:rsidRPr="00DF4DA8">
        <w:rPr>
          <w:rFonts w:ascii="Arial" w:eastAsia="Times New Roman" w:hAnsi="Arial" w:cs="Arial"/>
          <w:b/>
          <w:i/>
          <w:sz w:val="20"/>
          <w:szCs w:val="20"/>
          <w:lang w:val="en-US"/>
        </w:rPr>
        <w:t>Improvements</w:t>
      </w:r>
      <w:r w:rsidR="00DF4DA8" w:rsidRPr="00DF4DA8">
        <w:rPr>
          <w:rFonts w:ascii="Arial" w:eastAsia="Times New Roman" w:hAnsi="Arial" w:cs="Arial"/>
          <w:sz w:val="20"/>
          <w:szCs w:val="20"/>
          <w:lang w:val="en-US"/>
        </w:rPr>
        <w:tab/>
        <w:t xml:space="preserve">Landlord will </w:t>
      </w:r>
      <w:ins w:id="4" w:author="J. D. Lewis" w:date="2026-03-02T15:39:00Z" w16du:dateUtc="2026-03-02T21:39:00Z">
        <w:r>
          <w:rPr>
            <w:rFonts w:ascii="Arial" w:eastAsia="Times New Roman" w:hAnsi="Arial" w:cs="Arial"/>
            <w:sz w:val="20"/>
            <w:szCs w:val="20"/>
            <w:lang w:val="en-US"/>
          </w:rPr>
          <w:t>provide an allowance equal to $50.00 per square foot, inclusive of architectural and e</w:t>
        </w:r>
      </w:ins>
      <w:ins w:id="5" w:author="J. D. Lewis" w:date="2026-03-02T15:40:00Z" w16du:dateUtc="2026-03-02T21:40:00Z">
        <w:r>
          <w:rPr>
            <w:rFonts w:ascii="Arial" w:eastAsia="Times New Roman" w:hAnsi="Arial" w:cs="Arial"/>
            <w:sz w:val="20"/>
            <w:szCs w:val="20"/>
            <w:lang w:val="en-US"/>
          </w:rPr>
          <w:t xml:space="preserve">ngineering fees, as well as a four percent (4%) construction management fee on total costs. </w:t>
        </w:r>
      </w:ins>
      <w:del w:id="6" w:author="J. D. Lewis" w:date="2026-03-02T15:40:00Z" w16du:dateUtc="2026-03-02T21:40:00Z">
        <w:r w:rsidR="008F434F" w:rsidDel="006132C2">
          <w:rPr>
            <w:rFonts w:ascii="Arial" w:eastAsia="Times New Roman" w:hAnsi="Arial" w:cs="Arial"/>
            <w:sz w:val="20"/>
            <w:szCs w:val="20"/>
            <w:lang w:val="en-US"/>
          </w:rPr>
          <w:delText xml:space="preserve">turnkey the improvements per a mutually agreeable plan that will be included in the Lease and exhibit </w:delText>
        </w:r>
        <w:r w:rsidR="008F434F" w:rsidRPr="00DE724E" w:rsidDel="006132C2">
          <w:rPr>
            <w:rFonts w:ascii="Arial" w:eastAsia="Times New Roman" w:hAnsi="Arial" w:cs="Arial"/>
            <w:sz w:val="20"/>
            <w:szCs w:val="20"/>
            <w:lang w:val="en-US"/>
          </w:rPr>
          <w:delText>using finishes and materials consistent with the existing improvements in the space and with electrical infrastructure consistent with Tenant’s requirements</w:delText>
        </w:r>
        <w:r w:rsidR="008F434F" w:rsidDel="006132C2">
          <w:rPr>
            <w:rFonts w:ascii="Arial" w:eastAsia="Times New Roman" w:hAnsi="Arial" w:cs="Arial"/>
            <w:sz w:val="20"/>
            <w:szCs w:val="20"/>
            <w:lang w:val="en-US"/>
          </w:rPr>
          <w:delText>. Landlord will deliver the Premises code and ADA compliant.</w:delText>
        </w:r>
        <w:r w:rsidR="003435B5" w:rsidDel="006132C2">
          <w:rPr>
            <w:rFonts w:ascii="Arial" w:eastAsia="Times New Roman" w:hAnsi="Arial" w:cs="Arial"/>
            <w:sz w:val="20"/>
            <w:szCs w:val="20"/>
            <w:lang w:val="en-US"/>
          </w:rPr>
          <w:delText xml:space="preserve">.  </w:delText>
        </w:r>
      </w:del>
    </w:p>
    <w:p w14:paraId="76DE2739" w14:textId="77777777" w:rsidR="00DF4DA8" w:rsidRPr="00DF4DA8" w:rsidRDefault="00DF4DA8" w:rsidP="00DF4DA8">
      <w:pPr>
        <w:tabs>
          <w:tab w:val="left" w:pos="2880"/>
        </w:tabs>
        <w:spacing w:after="0" w:line="240" w:lineRule="auto"/>
        <w:jc w:val="both"/>
        <w:outlineLvl w:val="4"/>
        <w:rPr>
          <w:rFonts w:ascii="Arial" w:eastAsia="Times New Roman" w:hAnsi="Arial" w:cs="Arial"/>
          <w:bCs/>
          <w:iCs/>
          <w:sz w:val="20"/>
          <w:szCs w:val="20"/>
          <w:lang w:val="en-US"/>
        </w:rPr>
      </w:pPr>
    </w:p>
    <w:p w14:paraId="74513DDD" w14:textId="03DC6ADD" w:rsidR="008F434F" w:rsidRDefault="008F434F" w:rsidP="00DF4DA8">
      <w:pPr>
        <w:tabs>
          <w:tab w:val="left" w:pos="2880"/>
        </w:tabs>
        <w:spacing w:after="0" w:line="240" w:lineRule="auto"/>
        <w:ind w:left="2880" w:hanging="2880"/>
        <w:jc w:val="both"/>
        <w:rPr>
          <w:rFonts w:ascii="Arial" w:eastAsia="Times New Roman" w:hAnsi="Arial" w:cs="Arial"/>
          <w:b/>
          <w:i/>
          <w:spacing w:val="-2"/>
          <w:sz w:val="20"/>
          <w:szCs w:val="20"/>
          <w:lang w:val="en-US"/>
        </w:rPr>
      </w:pPr>
      <w:r>
        <w:rPr>
          <w:rFonts w:ascii="Arial" w:eastAsia="Times New Roman" w:hAnsi="Arial" w:cs="Arial"/>
          <w:b/>
          <w:i/>
          <w:spacing w:val="-2"/>
          <w:sz w:val="20"/>
          <w:szCs w:val="20"/>
          <w:lang w:val="en-US"/>
        </w:rPr>
        <w:t>Furniture</w:t>
      </w:r>
      <w:r>
        <w:rPr>
          <w:rFonts w:ascii="Arial" w:eastAsia="Times New Roman" w:hAnsi="Arial" w:cs="Arial"/>
          <w:b/>
          <w:i/>
          <w:spacing w:val="-2"/>
          <w:sz w:val="20"/>
          <w:szCs w:val="20"/>
          <w:lang w:val="en-US"/>
        </w:rPr>
        <w:tab/>
      </w:r>
      <w:r>
        <w:rPr>
          <w:rFonts w:ascii="Arial" w:eastAsia="Times New Roman" w:hAnsi="Arial" w:cs="Arial"/>
          <w:sz w:val="20"/>
          <w:szCs w:val="20"/>
          <w:lang w:val="en-US"/>
        </w:rPr>
        <w:t xml:space="preserve">All existing furniture </w:t>
      </w:r>
      <w:ins w:id="7" w:author="J. D. Lewis" w:date="2026-03-02T15:41:00Z" w16du:dateUtc="2026-03-02T21:41:00Z">
        <w:r w:rsidR="006132C2">
          <w:rPr>
            <w:rFonts w:ascii="Arial" w:eastAsia="Times New Roman" w:hAnsi="Arial" w:cs="Arial"/>
            <w:sz w:val="20"/>
            <w:szCs w:val="20"/>
            <w:lang w:val="en-US"/>
          </w:rPr>
          <w:t xml:space="preserve">currently located </w:t>
        </w:r>
      </w:ins>
      <w:ins w:id="8" w:author="J. D. Lewis" w:date="2026-03-04T09:03:00Z" w16du:dateUtc="2026-03-04T15:03:00Z">
        <w:r w:rsidR="00D24E3C">
          <w:rPr>
            <w:rFonts w:ascii="Arial" w:eastAsia="Times New Roman" w:hAnsi="Arial" w:cs="Arial"/>
            <w:sz w:val="20"/>
            <w:szCs w:val="20"/>
            <w:lang w:val="en-US"/>
          </w:rPr>
          <w:t>o</w:t>
        </w:r>
      </w:ins>
      <w:ins w:id="9" w:author="J. D. Lewis" w:date="2026-03-02T15:41:00Z" w16du:dateUtc="2026-03-02T21:41:00Z">
        <w:r w:rsidR="006132C2">
          <w:rPr>
            <w:rFonts w:ascii="Arial" w:eastAsia="Times New Roman" w:hAnsi="Arial" w:cs="Arial"/>
            <w:sz w:val="20"/>
            <w:szCs w:val="20"/>
            <w:lang w:val="en-US"/>
          </w:rPr>
          <w:t>n the west side of</w:t>
        </w:r>
      </w:ins>
      <w:del w:id="10" w:author="J. D. Lewis" w:date="2026-03-02T15:41:00Z" w16du:dateUtc="2026-03-02T21:41:00Z">
        <w:r w:rsidDel="006132C2">
          <w:rPr>
            <w:rFonts w:ascii="Arial" w:eastAsia="Times New Roman" w:hAnsi="Arial" w:cs="Arial"/>
            <w:sz w:val="20"/>
            <w:szCs w:val="20"/>
            <w:lang w:val="en-US"/>
          </w:rPr>
          <w:delText>in</w:delText>
        </w:r>
      </w:del>
      <w:r>
        <w:rPr>
          <w:rFonts w:ascii="Arial" w:eastAsia="Times New Roman" w:hAnsi="Arial" w:cs="Arial"/>
          <w:sz w:val="20"/>
          <w:szCs w:val="20"/>
          <w:lang w:val="en-US"/>
        </w:rPr>
        <w:t xml:space="preserve"> the Premises shall </w:t>
      </w:r>
      <w:proofErr w:type="gramStart"/>
      <w:r>
        <w:rPr>
          <w:rFonts w:ascii="Arial" w:eastAsia="Times New Roman" w:hAnsi="Arial" w:cs="Arial"/>
          <w:sz w:val="20"/>
          <w:szCs w:val="20"/>
          <w:lang w:val="en-US"/>
        </w:rPr>
        <w:t>convey</w:t>
      </w:r>
      <w:proofErr w:type="gramEnd"/>
      <w:r>
        <w:rPr>
          <w:rFonts w:ascii="Arial" w:eastAsia="Times New Roman" w:hAnsi="Arial" w:cs="Arial"/>
          <w:sz w:val="20"/>
          <w:szCs w:val="20"/>
          <w:lang w:val="en-US"/>
        </w:rPr>
        <w:t xml:space="preserve"> to Tenant for $1.00. Landlord shall provide an inventory list to be included in the lease. Tenant shall have the right within thirty (30) days of lease execution to </w:t>
      </w:r>
      <w:r w:rsidR="00AA2D77">
        <w:rPr>
          <w:rFonts w:ascii="Arial" w:eastAsia="Times New Roman" w:hAnsi="Arial" w:cs="Arial"/>
          <w:sz w:val="20"/>
          <w:szCs w:val="20"/>
          <w:lang w:val="en-US"/>
        </w:rPr>
        <w:t>notify Landlord with the election</w:t>
      </w:r>
      <w:r>
        <w:rPr>
          <w:rFonts w:ascii="Arial" w:eastAsia="Times New Roman" w:hAnsi="Arial" w:cs="Arial"/>
          <w:sz w:val="20"/>
          <w:szCs w:val="20"/>
          <w:lang w:val="en-US"/>
        </w:rPr>
        <w:t xml:space="preserve"> to remove</w:t>
      </w:r>
      <w:r w:rsidR="00AA2D77">
        <w:rPr>
          <w:rFonts w:ascii="Arial" w:eastAsia="Times New Roman" w:hAnsi="Arial" w:cs="Arial"/>
          <w:sz w:val="20"/>
          <w:szCs w:val="20"/>
          <w:lang w:val="en-US"/>
        </w:rPr>
        <w:t xml:space="preserve"> certain items of the Furniture from the Premises. </w:t>
      </w:r>
    </w:p>
    <w:p w14:paraId="67ABF394" w14:textId="77777777" w:rsidR="008F434F" w:rsidRDefault="008F434F" w:rsidP="00DF4DA8">
      <w:pPr>
        <w:tabs>
          <w:tab w:val="left" w:pos="2880"/>
        </w:tabs>
        <w:spacing w:after="0" w:line="240" w:lineRule="auto"/>
        <w:ind w:left="2880" w:hanging="2880"/>
        <w:jc w:val="both"/>
        <w:rPr>
          <w:rFonts w:ascii="Arial" w:eastAsia="Times New Roman" w:hAnsi="Arial" w:cs="Arial"/>
          <w:b/>
          <w:i/>
          <w:spacing w:val="-2"/>
          <w:sz w:val="20"/>
          <w:szCs w:val="20"/>
          <w:lang w:val="en-US"/>
        </w:rPr>
      </w:pPr>
    </w:p>
    <w:p w14:paraId="4393B7C8" w14:textId="26F0319C"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pacing w:val="-2"/>
          <w:sz w:val="20"/>
          <w:szCs w:val="20"/>
          <w:lang w:val="en-US"/>
        </w:rPr>
        <w:t>Security Deposit</w:t>
      </w:r>
      <w:r w:rsidRPr="00DF4DA8">
        <w:rPr>
          <w:rFonts w:ascii="Arial" w:eastAsia="Times New Roman" w:hAnsi="Arial" w:cs="Arial"/>
          <w:b/>
          <w:i/>
          <w:spacing w:val="-2"/>
          <w:sz w:val="20"/>
          <w:szCs w:val="20"/>
          <w:lang w:val="en-US"/>
        </w:rPr>
        <w:tab/>
      </w:r>
      <w:r w:rsidRPr="00DF4DA8">
        <w:rPr>
          <w:rFonts w:ascii="Arial" w:eastAsia="Times New Roman" w:hAnsi="Arial" w:cs="Arial"/>
          <w:sz w:val="20"/>
          <w:szCs w:val="20"/>
          <w:lang w:val="en-US"/>
        </w:rPr>
        <w:t>Subject to LL’s review of financial statements</w:t>
      </w:r>
      <w:r w:rsidR="00CB7B18">
        <w:rPr>
          <w:rFonts w:ascii="Arial" w:eastAsia="Times New Roman" w:hAnsi="Arial" w:cs="Arial"/>
          <w:sz w:val="20"/>
          <w:szCs w:val="20"/>
          <w:lang w:val="en-US"/>
        </w:rPr>
        <w:t xml:space="preserve">. </w:t>
      </w:r>
    </w:p>
    <w:p w14:paraId="14FE5A16" w14:textId="77777777"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p>
    <w:p w14:paraId="7CD2BD14" w14:textId="59028F2B"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Parking</w:t>
      </w:r>
      <w:r w:rsidRPr="00DF4DA8">
        <w:rPr>
          <w:rFonts w:ascii="Arial" w:eastAsia="Times New Roman" w:hAnsi="Arial" w:cs="Arial"/>
          <w:b/>
          <w:i/>
          <w:sz w:val="20"/>
          <w:szCs w:val="20"/>
          <w:lang w:val="en-US"/>
        </w:rPr>
        <w:tab/>
      </w:r>
      <w:r w:rsidRPr="00DF4DA8">
        <w:rPr>
          <w:rFonts w:ascii="Arial" w:eastAsia="Times New Roman" w:hAnsi="Arial" w:cs="Arial"/>
          <w:sz w:val="20"/>
          <w:szCs w:val="20"/>
          <w:lang w:val="en-US"/>
        </w:rPr>
        <w:t>Parking ratio of 3:1000 will be provided in the parking garage and the surface lot at no additional charge</w:t>
      </w:r>
      <w:r w:rsidR="009B1586">
        <w:rPr>
          <w:rFonts w:ascii="Arial" w:eastAsia="Times New Roman" w:hAnsi="Arial" w:cs="Arial"/>
          <w:sz w:val="20"/>
          <w:szCs w:val="20"/>
          <w:lang w:val="en-US"/>
        </w:rPr>
        <w:t xml:space="preserve"> </w:t>
      </w:r>
      <w:r w:rsidR="009B1586" w:rsidRPr="00A8448D">
        <w:rPr>
          <w:rFonts w:ascii="Arial" w:eastAsia="Times New Roman" w:hAnsi="Arial" w:cs="Arial"/>
          <w:sz w:val="20"/>
          <w:szCs w:val="20"/>
          <w:lang w:val="en-US"/>
        </w:rPr>
        <w:t>throughout the Lease Term</w:t>
      </w:r>
      <w:r w:rsidRPr="00A8448D">
        <w:rPr>
          <w:rFonts w:ascii="Arial" w:eastAsia="Times New Roman" w:hAnsi="Arial" w:cs="Arial"/>
          <w:sz w:val="20"/>
          <w:szCs w:val="20"/>
          <w:lang w:val="en-US"/>
        </w:rPr>
        <w:t>.</w:t>
      </w:r>
      <w:r w:rsidRPr="00DF4DA8">
        <w:rPr>
          <w:rFonts w:ascii="Arial" w:eastAsia="Times New Roman" w:hAnsi="Arial" w:cs="Arial"/>
          <w:sz w:val="20"/>
          <w:szCs w:val="20"/>
          <w:lang w:val="en-US"/>
        </w:rPr>
        <w:t xml:space="preserve">  </w:t>
      </w:r>
    </w:p>
    <w:p w14:paraId="3BACA638" w14:textId="77777777"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p>
    <w:p w14:paraId="69719938" w14:textId="25F71443"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lastRenderedPageBreak/>
        <w:t>Suite Signage</w:t>
      </w:r>
      <w:r w:rsidRPr="00DF4DA8">
        <w:rPr>
          <w:rFonts w:ascii="Arial" w:eastAsia="Times New Roman" w:hAnsi="Arial" w:cs="Arial"/>
          <w:sz w:val="20"/>
          <w:szCs w:val="20"/>
          <w:lang w:val="en-US"/>
        </w:rPr>
        <w:tab/>
        <w:t>Landlord will provide Tenant’s name on the building directory and suite signage</w:t>
      </w:r>
      <w:r w:rsidR="009B1586">
        <w:rPr>
          <w:rFonts w:ascii="Arial" w:eastAsia="Times New Roman" w:hAnsi="Arial" w:cs="Arial"/>
          <w:sz w:val="20"/>
          <w:szCs w:val="20"/>
          <w:lang w:val="en-US"/>
        </w:rPr>
        <w:t xml:space="preserve"> at Landlord’s cost</w:t>
      </w:r>
      <w:r w:rsidRPr="00DF4DA8">
        <w:rPr>
          <w:rFonts w:ascii="Arial" w:eastAsia="Times New Roman" w:hAnsi="Arial" w:cs="Arial"/>
          <w:sz w:val="20"/>
          <w:szCs w:val="20"/>
          <w:lang w:val="en-US"/>
        </w:rPr>
        <w:t xml:space="preserve">.  </w:t>
      </w:r>
    </w:p>
    <w:p w14:paraId="460FE23E" w14:textId="77777777"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p>
    <w:p w14:paraId="6A6749C0" w14:textId="58641266"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Monument Sign</w:t>
      </w:r>
      <w:r w:rsidRPr="00DF4DA8">
        <w:rPr>
          <w:rFonts w:ascii="Arial" w:eastAsia="Times New Roman" w:hAnsi="Arial" w:cs="Arial"/>
          <w:sz w:val="20"/>
          <w:szCs w:val="20"/>
          <w:lang w:val="en-US"/>
        </w:rPr>
        <w:t xml:space="preserve"> </w:t>
      </w:r>
      <w:r w:rsidRPr="00DF4DA8">
        <w:rPr>
          <w:rFonts w:ascii="Arial" w:eastAsia="Times New Roman" w:hAnsi="Arial" w:cs="Arial"/>
          <w:sz w:val="20"/>
          <w:szCs w:val="20"/>
          <w:lang w:val="en-US"/>
        </w:rPr>
        <w:tab/>
        <w:t>Should Landlord have available space on the Monument Sign, Landlord shall, at Tenant’s expense of $</w:t>
      </w:r>
      <w:r w:rsidR="00C35FD9">
        <w:rPr>
          <w:rFonts w:ascii="Arial" w:eastAsia="Times New Roman" w:hAnsi="Arial" w:cs="Arial"/>
          <w:sz w:val="20"/>
          <w:szCs w:val="20"/>
          <w:lang w:val="en-US"/>
        </w:rPr>
        <w:t>40</w:t>
      </w:r>
      <w:r w:rsidRPr="00DF4DA8">
        <w:rPr>
          <w:rFonts w:ascii="Arial" w:eastAsia="Times New Roman" w:hAnsi="Arial" w:cs="Arial"/>
          <w:sz w:val="20"/>
          <w:szCs w:val="20"/>
          <w:lang w:val="en-US"/>
        </w:rPr>
        <w:t xml:space="preserve">.00 per month, </w:t>
      </w:r>
      <w:r w:rsidR="000334AC" w:rsidRPr="000334AC">
        <w:rPr>
          <w:rFonts w:ascii="Arial" w:eastAsia="Times New Roman" w:hAnsi="Arial" w:cs="Arial"/>
          <w:sz w:val="20"/>
          <w:szCs w:val="20"/>
          <w:lang w:val="en-US"/>
        </w:rPr>
        <w:t>then Landlord shall offer a panel on the monument to Tenant</w:t>
      </w:r>
      <w:r w:rsidR="000334AC">
        <w:rPr>
          <w:rFonts w:ascii="Arial" w:eastAsia="Times New Roman" w:hAnsi="Arial" w:cs="Arial"/>
          <w:sz w:val="20"/>
          <w:szCs w:val="20"/>
          <w:lang w:val="en-US"/>
        </w:rPr>
        <w:t xml:space="preserve">. </w:t>
      </w:r>
      <w:r w:rsidRPr="00DF4DA8">
        <w:rPr>
          <w:rFonts w:ascii="Arial" w:eastAsia="Times New Roman" w:hAnsi="Arial" w:cs="Arial"/>
          <w:sz w:val="20"/>
          <w:szCs w:val="20"/>
          <w:lang w:val="en-US"/>
        </w:rPr>
        <w:t xml:space="preserve">The location, design and size of the Tenant’s Sign and the name on the Tenant’s Sign are subject to the approval of Landlord in its sole discretion. If Tenant is in default under the Lease or if Tenant vacates a substantial portion of the Premises (which shall be presumed if Tenant is absent from the Premises for thirty (30) consecutive days or more), Tenant's rights hereunder with respect to the Tenant's Sign shall terminate and Landlord shall have the option to remove such signage at Tenant's sole cost and expense.  Upon expiration or earlier termination of the Lease, Landlord shall have the right, at Tenant's sole cost and expense, to remove the Tenant's Sign. Signage rights are personal to Tenant.  </w:t>
      </w:r>
    </w:p>
    <w:p w14:paraId="178533CD" w14:textId="77777777" w:rsidR="00DF4DA8" w:rsidRPr="00DF4DA8" w:rsidRDefault="00DF4DA8" w:rsidP="00DF4DA8">
      <w:pPr>
        <w:spacing w:after="0" w:line="240" w:lineRule="auto"/>
        <w:jc w:val="both"/>
        <w:rPr>
          <w:rFonts w:ascii="Arial" w:eastAsia="Times New Roman" w:hAnsi="Arial" w:cs="Arial"/>
          <w:b/>
          <w:i/>
          <w:sz w:val="20"/>
          <w:szCs w:val="20"/>
          <w:lang w:val="en-US"/>
        </w:rPr>
      </w:pPr>
    </w:p>
    <w:p w14:paraId="6C210C46" w14:textId="77777777" w:rsidR="00DF4DA8" w:rsidRPr="00DF4DA8" w:rsidRDefault="00DF4DA8" w:rsidP="00DF4DA8">
      <w:pPr>
        <w:spacing w:after="0" w:line="240" w:lineRule="auto"/>
        <w:jc w:val="both"/>
        <w:rPr>
          <w:rFonts w:ascii="Arial" w:eastAsia="Times New Roman" w:hAnsi="Arial" w:cs="Arial"/>
          <w:b/>
          <w:i/>
          <w:sz w:val="20"/>
          <w:szCs w:val="20"/>
          <w:lang w:val="en-US"/>
        </w:rPr>
      </w:pPr>
      <w:r w:rsidRPr="00DF4DA8">
        <w:rPr>
          <w:rFonts w:ascii="Arial" w:eastAsia="Times New Roman" w:hAnsi="Arial" w:cs="Arial"/>
          <w:b/>
          <w:i/>
          <w:sz w:val="20"/>
          <w:szCs w:val="20"/>
          <w:lang w:val="en-US"/>
        </w:rPr>
        <w:t>Preliminary Space</w:t>
      </w:r>
      <w:r w:rsidRPr="00DF4DA8">
        <w:rPr>
          <w:rFonts w:ascii="Arial" w:eastAsia="Times New Roman" w:hAnsi="Arial" w:cs="Arial"/>
          <w:b/>
          <w:i/>
          <w:sz w:val="20"/>
          <w:szCs w:val="20"/>
          <w:lang w:val="en-US"/>
        </w:rPr>
        <w:tab/>
      </w:r>
    </w:p>
    <w:p w14:paraId="4AE0BA3D" w14:textId="4A79AA32" w:rsidR="00DF4DA8" w:rsidRPr="00DF4DA8" w:rsidRDefault="00DF4DA8" w:rsidP="00DF4DA8">
      <w:pPr>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Planning</w:t>
      </w:r>
      <w:r w:rsidRPr="00DF4DA8">
        <w:rPr>
          <w:rFonts w:ascii="Georgia" w:eastAsia="Times New Roman" w:hAnsi="Georgia" w:cs="Times New Roman"/>
          <w:b/>
          <w:i/>
          <w:color w:val="996633"/>
          <w:spacing w:val="-2"/>
          <w:sz w:val="24"/>
          <w:szCs w:val="24"/>
          <w:lang w:val="en-US"/>
        </w:rPr>
        <w:tab/>
      </w:r>
      <w:r w:rsidRPr="00DF4DA8">
        <w:rPr>
          <w:rFonts w:ascii="Arial" w:eastAsia="Times New Roman" w:hAnsi="Arial" w:cs="Arial"/>
          <w:spacing w:val="-2"/>
          <w:sz w:val="20"/>
          <w:szCs w:val="20"/>
          <w:lang w:val="en-US"/>
        </w:rPr>
        <w:t>Landlord agrees to pay for the initial test fit with the building architect at no charge to Tenant.</w:t>
      </w:r>
      <w:r w:rsidRPr="00DF4DA8">
        <w:rPr>
          <w:rFonts w:ascii="Arial" w:eastAsia="Times New Roman" w:hAnsi="Arial" w:cs="Arial"/>
          <w:sz w:val="20"/>
          <w:szCs w:val="20"/>
          <w:lang w:val="en-US"/>
        </w:rPr>
        <w:t xml:space="preserve"> </w:t>
      </w:r>
    </w:p>
    <w:p w14:paraId="2A5583B6" w14:textId="77777777"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p>
    <w:p w14:paraId="2DAAB6E2" w14:textId="77777777" w:rsidR="00DF4DA8" w:rsidRPr="00DF4DA8" w:rsidRDefault="00DF4DA8" w:rsidP="00DF4DA8">
      <w:pPr>
        <w:tabs>
          <w:tab w:val="left" w:pos="-720"/>
          <w:tab w:val="left" w:pos="0"/>
          <w:tab w:val="left" w:pos="1488"/>
          <w:tab w:val="left" w:pos="2880"/>
          <w:tab w:val="left" w:pos="6426"/>
        </w:tabs>
        <w:suppressAutoHyphen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Holdover</w:t>
      </w:r>
      <w:r w:rsidRPr="00DF4DA8">
        <w:rPr>
          <w:rFonts w:ascii="Arial" w:eastAsia="Times New Roman" w:hAnsi="Arial" w:cs="Arial"/>
          <w:b/>
          <w:i/>
          <w:sz w:val="20"/>
          <w:szCs w:val="20"/>
          <w:lang w:val="en-US"/>
        </w:rPr>
        <w:tab/>
      </w:r>
      <w:r w:rsidRPr="00DF4DA8">
        <w:rPr>
          <w:rFonts w:ascii="Arial" w:eastAsia="Times New Roman" w:hAnsi="Arial" w:cs="Arial"/>
          <w:b/>
          <w:i/>
          <w:sz w:val="20"/>
          <w:szCs w:val="20"/>
          <w:lang w:val="en-US"/>
        </w:rPr>
        <w:tab/>
      </w:r>
      <w:r w:rsidRPr="00DF4DA8">
        <w:rPr>
          <w:rFonts w:ascii="Arial" w:eastAsia="Times New Roman" w:hAnsi="Arial" w:cs="Arial"/>
          <w:sz w:val="20"/>
          <w:szCs w:val="20"/>
          <w:lang w:val="en-US"/>
        </w:rPr>
        <w:t>If Tenant fails to vacate the Premises at the end of the Term, then Tenant shall be a tenant at will and, in addition to all other damages and remedies to which Landlord may be entitled for such holding over, Tenant shall pay, Rent equal to the greater of (a) 150% of the Rent payable during the last month of the Term without reduction for partial months. Additionally, Tenant shall defend, indemnify, and hold harmless Landlord from any damage, liability and expense (including attorneys' fees and expenses) incurred because of such holding over.  No holding over in the Premises by Tenant or payments of money by Tenant to Landlord after the Term shall reinstate, continue or extend the Term, and no extension of this Term shall be valid unless it is in writing and signed by Landlord and Tenant.</w:t>
      </w:r>
    </w:p>
    <w:p w14:paraId="0936C6CF" w14:textId="77777777" w:rsidR="00DF4DA8" w:rsidRPr="00DF4DA8" w:rsidRDefault="00DF4DA8" w:rsidP="00DF4DA8">
      <w:pPr>
        <w:tabs>
          <w:tab w:val="left" w:pos="-720"/>
          <w:tab w:val="left" w:pos="0"/>
          <w:tab w:val="left" w:pos="1488"/>
          <w:tab w:val="left" w:pos="2880"/>
          <w:tab w:val="left" w:pos="6426"/>
        </w:tabs>
        <w:suppressAutoHyphens/>
        <w:spacing w:after="0" w:line="240" w:lineRule="auto"/>
        <w:ind w:left="2880" w:hanging="2880"/>
        <w:jc w:val="both"/>
        <w:rPr>
          <w:rFonts w:ascii="Arial" w:eastAsia="Times New Roman" w:hAnsi="Arial" w:cs="Arial"/>
          <w:sz w:val="20"/>
          <w:szCs w:val="20"/>
          <w:lang w:val="en-US"/>
        </w:rPr>
      </w:pPr>
    </w:p>
    <w:p w14:paraId="1575AA59" w14:textId="33791ED2" w:rsidR="00DF4DA8" w:rsidRPr="00DF4DA8" w:rsidRDefault="00DF4DA8" w:rsidP="00DF4DA8">
      <w:pPr>
        <w:tabs>
          <w:tab w:val="left" w:pos="2880"/>
        </w:tabs>
        <w:spacing w:after="0" w:line="240" w:lineRule="auto"/>
        <w:ind w:left="2880" w:hanging="2880"/>
        <w:jc w:val="both"/>
        <w:outlineLvl w:val="4"/>
        <w:rPr>
          <w:rFonts w:ascii="Arial" w:eastAsia="Times New Roman" w:hAnsi="Arial" w:cs="Arial"/>
          <w:bCs/>
          <w:iCs/>
          <w:sz w:val="20"/>
          <w:szCs w:val="20"/>
          <w:lang w:val="en-US"/>
        </w:rPr>
      </w:pPr>
      <w:r w:rsidRPr="00DF4DA8">
        <w:rPr>
          <w:rFonts w:ascii="Arial" w:eastAsia="Times New Roman" w:hAnsi="Arial" w:cs="Arial"/>
          <w:b/>
          <w:bCs/>
          <w:i/>
          <w:iCs/>
          <w:sz w:val="20"/>
          <w:szCs w:val="20"/>
          <w:lang w:val="en-US"/>
        </w:rPr>
        <w:t>Renewal Option</w:t>
      </w:r>
      <w:r w:rsidRPr="00DF4DA8">
        <w:rPr>
          <w:rFonts w:ascii="Arial" w:eastAsia="Times New Roman" w:hAnsi="Arial" w:cs="Arial"/>
          <w:b/>
          <w:bCs/>
          <w:i/>
          <w:iCs/>
          <w:sz w:val="20"/>
          <w:szCs w:val="20"/>
          <w:lang w:val="en-US"/>
        </w:rPr>
        <w:tab/>
      </w:r>
      <w:r w:rsidRPr="00DF4DA8">
        <w:rPr>
          <w:rFonts w:ascii="Arial" w:eastAsia="Times New Roman" w:hAnsi="Arial" w:cs="Arial"/>
          <w:bCs/>
          <w:iCs/>
          <w:sz w:val="20"/>
          <w:szCs w:val="20"/>
          <w:lang w:val="en-US"/>
        </w:rPr>
        <w:t xml:space="preserve">So long as the Tenant is not in default and is occupying 80% of the Premises, Tenant shall have one (1) five (5) year option to renew at Fair Market Value (“FMV”). Tenant shall provide Landlord written notice of its election to exercise its renewal right no earlier than </w:t>
      </w:r>
      <w:r w:rsidR="00C35FD9">
        <w:rPr>
          <w:rFonts w:ascii="Arial" w:eastAsia="Times New Roman" w:hAnsi="Arial" w:cs="Arial"/>
          <w:bCs/>
          <w:iCs/>
          <w:sz w:val="20"/>
          <w:szCs w:val="20"/>
          <w:lang w:val="en-US"/>
        </w:rPr>
        <w:t>twelve</w:t>
      </w:r>
      <w:r w:rsidR="00C35FD9" w:rsidRPr="00DF4DA8">
        <w:rPr>
          <w:rFonts w:ascii="Arial" w:eastAsia="Times New Roman" w:hAnsi="Arial" w:cs="Arial"/>
          <w:bCs/>
          <w:iCs/>
          <w:sz w:val="20"/>
          <w:szCs w:val="20"/>
          <w:lang w:val="en-US"/>
        </w:rPr>
        <w:t xml:space="preserve"> </w:t>
      </w:r>
      <w:r w:rsidRPr="00DF4DA8">
        <w:rPr>
          <w:rFonts w:ascii="Arial" w:eastAsia="Times New Roman" w:hAnsi="Arial" w:cs="Arial"/>
          <w:bCs/>
          <w:iCs/>
          <w:sz w:val="20"/>
          <w:szCs w:val="20"/>
          <w:lang w:val="en-US"/>
        </w:rPr>
        <w:t>(</w:t>
      </w:r>
      <w:r w:rsidR="00C35FD9">
        <w:rPr>
          <w:rFonts w:ascii="Arial" w:eastAsia="Times New Roman" w:hAnsi="Arial" w:cs="Arial"/>
          <w:bCs/>
          <w:iCs/>
          <w:sz w:val="20"/>
          <w:szCs w:val="20"/>
          <w:lang w:val="en-US"/>
        </w:rPr>
        <w:t>12</w:t>
      </w:r>
      <w:r w:rsidRPr="00DF4DA8">
        <w:rPr>
          <w:rFonts w:ascii="Arial" w:eastAsia="Times New Roman" w:hAnsi="Arial" w:cs="Arial"/>
          <w:bCs/>
          <w:iCs/>
          <w:sz w:val="20"/>
          <w:szCs w:val="20"/>
          <w:lang w:val="en-US"/>
        </w:rPr>
        <w:t xml:space="preserve">) months nor later than twelve (9) months prior to the lease expiration date. The renewal option is personal to the Tenant. </w:t>
      </w:r>
    </w:p>
    <w:p w14:paraId="5E14E62E" w14:textId="77777777" w:rsidR="00DF4DA8" w:rsidRPr="00DF4DA8" w:rsidRDefault="00DF4DA8" w:rsidP="00DF4DA8">
      <w:pPr>
        <w:tabs>
          <w:tab w:val="left" w:pos="2160"/>
          <w:tab w:val="left" w:pos="2520"/>
          <w:tab w:val="left" w:pos="2880"/>
          <w:tab w:val="left" w:pos="3960"/>
          <w:tab w:val="left" w:pos="5040"/>
          <w:tab w:val="left" w:pos="5760"/>
          <w:tab w:val="left" w:pos="6480"/>
          <w:tab w:val="left" w:pos="7200"/>
        </w:tabs>
        <w:autoSpaceDE w:val="0"/>
        <w:autoSpaceDN w:val="0"/>
        <w:adjustRightInd w:val="0"/>
        <w:spacing w:after="0" w:line="240" w:lineRule="auto"/>
        <w:ind w:left="2880" w:hanging="2880"/>
        <w:jc w:val="both"/>
        <w:rPr>
          <w:rFonts w:ascii="Arial" w:eastAsia="Times New Roman" w:hAnsi="Arial" w:cs="Arial"/>
          <w:sz w:val="20"/>
          <w:szCs w:val="20"/>
          <w:lang w:val="en-US"/>
        </w:rPr>
      </w:pPr>
    </w:p>
    <w:p w14:paraId="62CF6859" w14:textId="77777777" w:rsidR="00DF4DA8" w:rsidRPr="00DF4DA8" w:rsidRDefault="00DF4DA8" w:rsidP="00DF4DA8">
      <w:pPr>
        <w:tabs>
          <w:tab w:val="left" w:pos="2160"/>
          <w:tab w:val="left" w:pos="2520"/>
          <w:tab w:val="left" w:pos="2880"/>
          <w:tab w:val="left" w:pos="3960"/>
          <w:tab w:val="left" w:pos="5040"/>
          <w:tab w:val="left" w:pos="5760"/>
          <w:tab w:val="left" w:pos="6480"/>
          <w:tab w:val="left" w:pos="7200"/>
        </w:tabs>
        <w:autoSpaceDE w:val="0"/>
        <w:autoSpaceDN w:val="0"/>
        <w:adjustRightInd w:val="0"/>
        <w:spacing w:after="0" w:line="240" w:lineRule="auto"/>
        <w:ind w:left="2880" w:hanging="2880"/>
        <w:jc w:val="both"/>
        <w:rPr>
          <w:rFonts w:ascii="Arial" w:eastAsia="Times New Roman" w:hAnsi="Arial" w:cs="Arial"/>
          <w:bCs/>
          <w:iCs/>
          <w:sz w:val="20"/>
          <w:szCs w:val="20"/>
          <w:lang w:val="en-US"/>
        </w:rPr>
      </w:pPr>
      <w:r w:rsidRPr="00DF4DA8">
        <w:rPr>
          <w:rFonts w:ascii="Arial" w:eastAsia="Times New Roman" w:hAnsi="Arial" w:cs="Arial"/>
          <w:b/>
          <w:i/>
          <w:sz w:val="20"/>
          <w:szCs w:val="20"/>
          <w:lang w:val="en-US"/>
        </w:rPr>
        <w:t xml:space="preserve">Building </w:t>
      </w:r>
      <w:proofErr w:type="gramStart"/>
      <w:r w:rsidRPr="00DF4DA8">
        <w:rPr>
          <w:rFonts w:ascii="Arial" w:eastAsia="Times New Roman" w:hAnsi="Arial" w:cs="Arial"/>
          <w:b/>
          <w:i/>
          <w:sz w:val="20"/>
          <w:szCs w:val="20"/>
          <w:lang w:val="en-US"/>
        </w:rPr>
        <w:t>Sustainability</w:t>
      </w:r>
      <w:proofErr w:type="gramEnd"/>
      <w:r w:rsidRPr="00DF4DA8">
        <w:rPr>
          <w:rFonts w:ascii="Arial" w:eastAsia="Times New Roman" w:hAnsi="Arial" w:cs="Arial"/>
          <w:b/>
          <w:i/>
          <w:sz w:val="20"/>
          <w:szCs w:val="20"/>
          <w:lang w:val="en-US"/>
        </w:rPr>
        <w:tab/>
      </w:r>
      <w:r w:rsidRPr="00DF4DA8">
        <w:rPr>
          <w:rFonts w:ascii="Arial" w:eastAsia="Times New Roman" w:hAnsi="Arial" w:cs="Arial"/>
          <w:b/>
          <w:i/>
          <w:sz w:val="20"/>
          <w:szCs w:val="20"/>
          <w:lang w:val="en-US"/>
        </w:rPr>
        <w:tab/>
      </w:r>
      <w:r w:rsidRPr="00DF4DA8">
        <w:rPr>
          <w:rFonts w:ascii="Arial" w:eastAsia="Times New Roman" w:hAnsi="Arial" w:cs="Arial"/>
          <w:b/>
          <w:i/>
          <w:sz w:val="20"/>
          <w:szCs w:val="20"/>
          <w:lang w:val="en-US"/>
        </w:rPr>
        <w:tab/>
      </w:r>
      <w:r w:rsidRPr="00DF4DA8">
        <w:rPr>
          <w:rFonts w:ascii="Arial" w:eastAsia="Times New Roman" w:hAnsi="Arial" w:cs="Arial"/>
          <w:bCs/>
          <w:iCs/>
          <w:sz w:val="20"/>
          <w:szCs w:val="20"/>
          <w:lang w:val="en-US"/>
        </w:rPr>
        <w:t>The building will be rated 1-Star per Austin Energy Green Building designation.</w:t>
      </w:r>
    </w:p>
    <w:p w14:paraId="49E2FEEA" w14:textId="77777777" w:rsidR="00DF4DA8" w:rsidRPr="00DF4DA8" w:rsidRDefault="00DF4DA8" w:rsidP="00DF4DA8">
      <w:pPr>
        <w:widowControl w:val="0"/>
        <w:autoSpaceDE w:val="0"/>
        <w:autoSpaceDN w:val="0"/>
        <w:adjustRightInd w:val="0"/>
        <w:spacing w:after="0" w:line="240" w:lineRule="auto"/>
        <w:rPr>
          <w:rFonts w:ascii="Courier" w:eastAsia="Times New Roman" w:hAnsi="Courier" w:cs="Times New Roman"/>
          <w:sz w:val="20"/>
          <w:szCs w:val="24"/>
          <w:lang w:val="en-US"/>
        </w:rPr>
      </w:pPr>
    </w:p>
    <w:p w14:paraId="245A3605" w14:textId="31634D56" w:rsidR="00DF4DA8" w:rsidRDefault="00DF4DA8" w:rsidP="00DF4DA8">
      <w:pPr>
        <w:tabs>
          <w:tab w:val="left" w:pos="-720"/>
          <w:tab w:val="left" w:pos="0"/>
          <w:tab w:val="left" w:pos="2880"/>
          <w:tab w:val="left" w:pos="6426"/>
        </w:tabs>
        <w:suppressAutoHyphens/>
        <w:spacing w:after="0" w:line="240" w:lineRule="auto"/>
        <w:ind w:left="2880" w:hanging="2880"/>
        <w:jc w:val="both"/>
        <w:rPr>
          <w:rFonts w:ascii="Arial" w:eastAsia="Times New Roman" w:hAnsi="Arial" w:cs="Arial"/>
          <w:spacing w:val="-2"/>
          <w:sz w:val="20"/>
          <w:szCs w:val="20"/>
          <w:lang w:val="en-US"/>
        </w:rPr>
      </w:pPr>
      <w:r w:rsidRPr="00DF4DA8">
        <w:rPr>
          <w:rFonts w:ascii="Arial" w:eastAsia="Times New Roman" w:hAnsi="Arial" w:cs="Arial"/>
          <w:b/>
          <w:i/>
          <w:spacing w:val="-2"/>
          <w:sz w:val="20"/>
          <w:szCs w:val="20"/>
          <w:lang w:val="en-US"/>
        </w:rPr>
        <w:t>Sublease Assignment</w:t>
      </w:r>
      <w:r w:rsidRPr="00DF4DA8">
        <w:rPr>
          <w:rFonts w:ascii="Arial" w:eastAsia="Times New Roman" w:hAnsi="Arial" w:cs="Arial"/>
          <w:spacing w:val="-2"/>
          <w:sz w:val="20"/>
          <w:szCs w:val="20"/>
          <w:lang w:val="en-US"/>
        </w:rPr>
        <w:tab/>
        <w:t xml:space="preserve">Tenant shall have the right to assign or sublease its lease, </w:t>
      </w:r>
      <w:proofErr w:type="gramStart"/>
      <w:r w:rsidRPr="00DF4DA8">
        <w:rPr>
          <w:rFonts w:ascii="Arial" w:eastAsia="Times New Roman" w:hAnsi="Arial" w:cs="Arial"/>
          <w:spacing w:val="-2"/>
          <w:sz w:val="20"/>
          <w:szCs w:val="20"/>
          <w:lang w:val="en-US"/>
        </w:rPr>
        <w:t>in whole</w:t>
      </w:r>
      <w:proofErr w:type="gramEnd"/>
      <w:r w:rsidRPr="00DF4DA8">
        <w:rPr>
          <w:rFonts w:ascii="Arial" w:eastAsia="Times New Roman" w:hAnsi="Arial" w:cs="Arial"/>
          <w:spacing w:val="-2"/>
          <w:sz w:val="20"/>
          <w:szCs w:val="20"/>
          <w:lang w:val="en-US"/>
        </w:rPr>
        <w:t xml:space="preserve"> or in part, with Landlord's approval.  Landlord's approval shall not be unreasonably withheld</w:t>
      </w:r>
      <w:r w:rsidR="009B1586">
        <w:rPr>
          <w:rFonts w:ascii="Arial" w:eastAsia="Times New Roman" w:hAnsi="Arial" w:cs="Arial"/>
          <w:spacing w:val="-2"/>
          <w:sz w:val="20"/>
          <w:szCs w:val="20"/>
          <w:lang w:val="en-US"/>
        </w:rPr>
        <w:t>, conditioned or delayed</w:t>
      </w:r>
      <w:r w:rsidRPr="00DF4DA8">
        <w:rPr>
          <w:rFonts w:ascii="Arial" w:eastAsia="Times New Roman" w:hAnsi="Arial" w:cs="Arial"/>
          <w:spacing w:val="-2"/>
          <w:sz w:val="20"/>
          <w:szCs w:val="20"/>
          <w:lang w:val="en-US"/>
        </w:rPr>
        <w:t xml:space="preserve">.  Permitted Transferee language to be addressed in the lease. </w:t>
      </w:r>
      <w:r w:rsidR="00CB7B18" w:rsidRPr="00CB7B18">
        <w:rPr>
          <w:rFonts w:ascii="Arial" w:eastAsia="Times New Roman" w:hAnsi="Arial" w:cs="Arial"/>
          <w:spacing w:val="-2"/>
          <w:sz w:val="20"/>
          <w:szCs w:val="20"/>
          <w:lang w:val="en-US"/>
        </w:rPr>
        <w:t xml:space="preserve">Landlord shall reasonably approve or disapprove unrelated third-party assignments or subleases within fifteen (15) days of written notice </w:t>
      </w:r>
      <w:r w:rsidR="00C35FD9">
        <w:rPr>
          <w:rFonts w:ascii="Arial" w:eastAsia="Times New Roman" w:hAnsi="Arial" w:cs="Arial"/>
          <w:spacing w:val="-2"/>
          <w:sz w:val="20"/>
          <w:szCs w:val="20"/>
          <w:lang w:val="en-US"/>
        </w:rPr>
        <w:t>with all supporting information required as out</w:t>
      </w:r>
      <w:ins w:id="11" w:author="Jake Ragusa" w:date="2026-02-17T12:03:00Z" w16du:dateUtc="2026-02-17T18:03:00Z">
        <w:r w:rsidR="008F434F">
          <w:rPr>
            <w:rFonts w:ascii="Arial" w:eastAsia="Times New Roman" w:hAnsi="Arial" w:cs="Arial"/>
            <w:spacing w:val="-2"/>
            <w:sz w:val="20"/>
            <w:szCs w:val="20"/>
            <w:lang w:val="en-US"/>
          </w:rPr>
          <w:t>l</w:t>
        </w:r>
      </w:ins>
      <w:r w:rsidR="00C35FD9">
        <w:rPr>
          <w:rFonts w:ascii="Arial" w:eastAsia="Times New Roman" w:hAnsi="Arial" w:cs="Arial"/>
          <w:spacing w:val="-2"/>
          <w:sz w:val="20"/>
          <w:szCs w:val="20"/>
          <w:lang w:val="en-US"/>
        </w:rPr>
        <w:t xml:space="preserve">ined in the lease </w:t>
      </w:r>
      <w:r w:rsidR="00CB7B18" w:rsidRPr="00CB7B18">
        <w:rPr>
          <w:rFonts w:ascii="Arial" w:eastAsia="Times New Roman" w:hAnsi="Arial" w:cs="Arial"/>
          <w:spacing w:val="-2"/>
          <w:sz w:val="20"/>
          <w:szCs w:val="20"/>
          <w:lang w:val="en-US"/>
        </w:rPr>
        <w:t xml:space="preserve">of the transaction terms of such proposed transfer.  </w:t>
      </w:r>
    </w:p>
    <w:p w14:paraId="3D749569" w14:textId="77777777" w:rsidR="00CB7B18" w:rsidRDefault="00CB7B18" w:rsidP="00DF4DA8">
      <w:pPr>
        <w:tabs>
          <w:tab w:val="left" w:pos="-720"/>
          <w:tab w:val="left" w:pos="0"/>
          <w:tab w:val="left" w:pos="2880"/>
          <w:tab w:val="left" w:pos="6426"/>
        </w:tabs>
        <w:suppressAutoHyphens/>
        <w:spacing w:after="0" w:line="240" w:lineRule="auto"/>
        <w:ind w:left="2880" w:hanging="2880"/>
        <w:jc w:val="both"/>
        <w:rPr>
          <w:rFonts w:ascii="Arial" w:eastAsia="Times New Roman" w:hAnsi="Arial" w:cs="Arial"/>
          <w:spacing w:val="-2"/>
          <w:sz w:val="20"/>
          <w:szCs w:val="20"/>
          <w:lang w:val="en-US"/>
        </w:rPr>
      </w:pPr>
    </w:p>
    <w:p w14:paraId="59D74657" w14:textId="48A02F49" w:rsidR="00CB7B18" w:rsidRPr="00DF4DA8" w:rsidRDefault="00CB7B18" w:rsidP="00DF4DA8">
      <w:pPr>
        <w:tabs>
          <w:tab w:val="left" w:pos="-720"/>
          <w:tab w:val="left" w:pos="0"/>
          <w:tab w:val="left" w:pos="2880"/>
          <w:tab w:val="left" w:pos="6426"/>
        </w:tabs>
        <w:suppressAutoHyphens/>
        <w:spacing w:after="0" w:line="240" w:lineRule="auto"/>
        <w:ind w:left="2880" w:hanging="2880"/>
        <w:jc w:val="both"/>
        <w:rPr>
          <w:rFonts w:ascii="Arial" w:eastAsia="Times New Roman" w:hAnsi="Arial" w:cs="Arial"/>
          <w:spacing w:val="-2"/>
          <w:sz w:val="20"/>
          <w:szCs w:val="20"/>
          <w:lang w:val="en-US"/>
        </w:rPr>
      </w:pPr>
      <w:r>
        <w:rPr>
          <w:rFonts w:ascii="Arial" w:eastAsia="Times New Roman" w:hAnsi="Arial" w:cs="Arial"/>
          <w:spacing w:val="-2"/>
          <w:sz w:val="20"/>
          <w:szCs w:val="20"/>
          <w:lang w:val="en-US"/>
        </w:rPr>
        <w:tab/>
      </w:r>
      <w:r w:rsidRPr="00CB7B18">
        <w:rPr>
          <w:rFonts w:ascii="Arial" w:eastAsia="Times New Roman" w:hAnsi="Arial" w:cs="Arial"/>
          <w:spacing w:val="-2"/>
          <w:sz w:val="20"/>
          <w:szCs w:val="20"/>
          <w:lang w:val="en-US"/>
        </w:rPr>
        <w:t>Landlord and Tenant shall share in any sublease profits on a 50/50 basis net of Tenant’s reasonable transaction costs</w:t>
      </w:r>
      <w:r w:rsidR="00C35FD9">
        <w:rPr>
          <w:rFonts w:ascii="Arial" w:eastAsia="Times New Roman" w:hAnsi="Arial" w:cs="Arial"/>
          <w:spacing w:val="-2"/>
          <w:sz w:val="20"/>
          <w:szCs w:val="20"/>
          <w:lang w:val="en-US"/>
        </w:rPr>
        <w:t xml:space="preserve"> to be further outlined in the </w:t>
      </w:r>
      <w:proofErr w:type="gramStart"/>
      <w:r w:rsidR="00C35FD9">
        <w:rPr>
          <w:rFonts w:ascii="Arial" w:eastAsia="Times New Roman" w:hAnsi="Arial" w:cs="Arial"/>
          <w:spacing w:val="-2"/>
          <w:sz w:val="20"/>
          <w:szCs w:val="20"/>
          <w:lang w:val="en-US"/>
        </w:rPr>
        <w:t>lease</w:t>
      </w:r>
      <w:r w:rsidRPr="00CB7B18">
        <w:rPr>
          <w:rFonts w:ascii="Arial" w:eastAsia="Times New Roman" w:hAnsi="Arial" w:cs="Arial"/>
          <w:spacing w:val="-2"/>
          <w:sz w:val="20"/>
          <w:szCs w:val="20"/>
          <w:lang w:val="en-US"/>
        </w:rPr>
        <w:t>..</w:t>
      </w:r>
      <w:proofErr w:type="gramEnd"/>
    </w:p>
    <w:p w14:paraId="33D71D95" w14:textId="77777777" w:rsidR="00DF4DA8" w:rsidRPr="00DF4DA8" w:rsidRDefault="00DF4DA8" w:rsidP="00DF4DA8">
      <w:pPr>
        <w:tabs>
          <w:tab w:val="left" w:pos="-720"/>
          <w:tab w:val="left" w:pos="0"/>
          <w:tab w:val="left" w:pos="2880"/>
          <w:tab w:val="left" w:pos="6426"/>
        </w:tabs>
        <w:suppressAutoHyphens/>
        <w:spacing w:after="0" w:line="240" w:lineRule="auto"/>
        <w:ind w:left="2880" w:hanging="2880"/>
        <w:jc w:val="both"/>
        <w:rPr>
          <w:rFonts w:ascii="Arial" w:eastAsia="Times New Roman" w:hAnsi="Arial" w:cs="Arial"/>
          <w:spacing w:val="-2"/>
          <w:sz w:val="20"/>
          <w:szCs w:val="20"/>
          <w:lang w:val="en-US"/>
        </w:rPr>
      </w:pPr>
    </w:p>
    <w:p w14:paraId="5E96A6B5" w14:textId="77777777"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Building Access</w:t>
      </w:r>
      <w:r w:rsidRPr="00DF4DA8">
        <w:rPr>
          <w:rFonts w:ascii="Arial" w:eastAsia="Times New Roman" w:hAnsi="Arial" w:cs="Arial"/>
          <w:sz w:val="20"/>
          <w:szCs w:val="20"/>
          <w:lang w:val="en-US"/>
        </w:rPr>
        <w:tab/>
        <w:t>Tenant will have access to the building 24/7 via card access system.</w:t>
      </w:r>
    </w:p>
    <w:p w14:paraId="548655D4" w14:textId="77777777"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p>
    <w:p w14:paraId="40978B52" w14:textId="77777777" w:rsidR="00DF4DA8" w:rsidRPr="00DF4DA8" w:rsidRDefault="00DF4DA8" w:rsidP="00DF4DA8">
      <w:pPr>
        <w:tabs>
          <w:tab w:val="left" w:pos="2880"/>
        </w:tabs>
        <w:spacing w:after="0" w:line="240" w:lineRule="auto"/>
        <w:ind w:left="2880" w:hanging="2880"/>
        <w:rPr>
          <w:rFonts w:ascii="Arial" w:eastAsia="Times New Roman" w:hAnsi="Arial" w:cs="Arial"/>
          <w:sz w:val="20"/>
          <w:szCs w:val="20"/>
          <w:lang w:val="en-US"/>
        </w:rPr>
      </w:pPr>
      <w:r w:rsidRPr="00DF4DA8">
        <w:rPr>
          <w:rFonts w:ascii="Arial" w:eastAsia="Times New Roman" w:hAnsi="Arial" w:cs="Arial"/>
          <w:b/>
          <w:i/>
          <w:sz w:val="20"/>
          <w:szCs w:val="20"/>
          <w:lang w:val="en-US"/>
        </w:rPr>
        <w:t>Building Hours</w:t>
      </w:r>
      <w:r w:rsidRPr="00DF4DA8">
        <w:rPr>
          <w:rFonts w:ascii="Arial" w:eastAsia="Times New Roman" w:hAnsi="Arial" w:cs="Arial"/>
          <w:b/>
          <w:i/>
          <w:sz w:val="20"/>
          <w:szCs w:val="20"/>
          <w:lang w:val="en-US"/>
        </w:rPr>
        <w:tab/>
      </w:r>
      <w:r w:rsidRPr="00DF4DA8">
        <w:rPr>
          <w:rFonts w:ascii="Arial" w:eastAsia="Times New Roman" w:hAnsi="Arial" w:cs="Arial"/>
          <w:sz w:val="20"/>
          <w:szCs w:val="20"/>
          <w:lang w:val="en-US"/>
        </w:rPr>
        <w:t>Monday – Friday:</w:t>
      </w:r>
      <w:r w:rsidRPr="00DF4DA8">
        <w:rPr>
          <w:rFonts w:ascii="Arial" w:eastAsia="Times New Roman" w:hAnsi="Arial" w:cs="Arial"/>
          <w:sz w:val="20"/>
          <w:szCs w:val="20"/>
          <w:lang w:val="en-US"/>
        </w:rPr>
        <w:tab/>
        <w:t>7:00 am – 6:00 pm</w:t>
      </w:r>
    </w:p>
    <w:p w14:paraId="10C89272" w14:textId="77777777" w:rsidR="00DF4DA8" w:rsidRPr="00DF4DA8" w:rsidRDefault="00DF4DA8" w:rsidP="00DF4DA8">
      <w:pPr>
        <w:tabs>
          <w:tab w:val="left" w:pos="2880"/>
        </w:tabs>
        <w:spacing w:after="0" w:line="240" w:lineRule="auto"/>
        <w:ind w:left="2880" w:hanging="2880"/>
        <w:rPr>
          <w:rFonts w:ascii="Arial" w:eastAsia="Times New Roman" w:hAnsi="Arial" w:cs="Arial"/>
          <w:sz w:val="20"/>
          <w:szCs w:val="20"/>
          <w:lang w:val="en-US"/>
        </w:rPr>
      </w:pPr>
      <w:r w:rsidRPr="00DF4DA8">
        <w:rPr>
          <w:rFonts w:ascii="Arial" w:eastAsia="Times New Roman" w:hAnsi="Arial" w:cs="Arial"/>
          <w:sz w:val="20"/>
          <w:szCs w:val="20"/>
          <w:lang w:val="en-US"/>
        </w:rPr>
        <w:tab/>
        <w:t>Saturday:</w:t>
      </w:r>
      <w:r w:rsidRPr="00DF4DA8">
        <w:rPr>
          <w:rFonts w:ascii="Arial" w:eastAsia="Times New Roman" w:hAnsi="Arial" w:cs="Arial"/>
          <w:sz w:val="20"/>
          <w:szCs w:val="20"/>
          <w:lang w:val="en-US"/>
        </w:rPr>
        <w:tab/>
      </w:r>
      <w:r w:rsidRPr="00DF4DA8">
        <w:rPr>
          <w:rFonts w:ascii="Arial" w:eastAsia="Times New Roman" w:hAnsi="Arial" w:cs="Arial"/>
          <w:sz w:val="20"/>
          <w:szCs w:val="20"/>
          <w:lang w:val="en-US"/>
        </w:rPr>
        <w:tab/>
        <w:t>9:00 am – 1:00 pm</w:t>
      </w:r>
    </w:p>
    <w:p w14:paraId="79A6E817" w14:textId="77777777" w:rsidR="00DF4DA8" w:rsidRPr="00DF4DA8" w:rsidRDefault="00DF4DA8"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b/>
          <w:bCs/>
          <w:i/>
          <w:sz w:val="20"/>
          <w:szCs w:val="20"/>
          <w:lang w:val="en-US"/>
        </w:rPr>
      </w:pPr>
    </w:p>
    <w:p w14:paraId="1322C1E7" w14:textId="77777777" w:rsidR="00DF4DA8" w:rsidRDefault="00DF4DA8"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bookmarkStart w:id="12" w:name="_Hlk221097715"/>
      <w:r w:rsidRPr="00DF4DA8">
        <w:rPr>
          <w:rFonts w:ascii="Arial" w:eastAsia="Times New Roman" w:hAnsi="Arial" w:cs="Arial"/>
          <w:b/>
          <w:bCs/>
          <w:i/>
          <w:sz w:val="20"/>
          <w:szCs w:val="20"/>
          <w:lang w:val="en-US"/>
        </w:rPr>
        <w:t>After Hours HVAC</w:t>
      </w:r>
      <w:r w:rsidRPr="00DF4DA8">
        <w:rPr>
          <w:rFonts w:ascii="Arial" w:eastAsia="Times New Roman" w:hAnsi="Arial" w:cs="Arial"/>
          <w:sz w:val="20"/>
          <w:szCs w:val="20"/>
          <w:lang w:val="en-US"/>
        </w:rPr>
        <w:tab/>
        <w:t>Estimated to be approximately $45.00 per hour per zone.</w:t>
      </w:r>
    </w:p>
    <w:bookmarkEnd w:id="12"/>
    <w:p w14:paraId="5E316D7D" w14:textId="77777777" w:rsidR="009B1586" w:rsidRDefault="009B1586"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p>
    <w:p w14:paraId="111EE5EC" w14:textId="1DD7C5A3" w:rsidR="00CB7B18" w:rsidRDefault="009B1586" w:rsidP="00CB7B1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r>
        <w:rPr>
          <w:rFonts w:ascii="Arial" w:eastAsia="Times New Roman" w:hAnsi="Arial" w:cs="Arial"/>
          <w:b/>
          <w:bCs/>
          <w:i/>
          <w:sz w:val="20"/>
          <w:szCs w:val="20"/>
          <w:lang w:val="en-US"/>
        </w:rPr>
        <w:t>Relocation</w:t>
      </w:r>
      <w:r w:rsidRPr="00DF4DA8">
        <w:rPr>
          <w:rFonts w:ascii="Arial" w:eastAsia="Times New Roman" w:hAnsi="Arial" w:cs="Arial"/>
          <w:sz w:val="20"/>
          <w:szCs w:val="20"/>
          <w:lang w:val="en-US"/>
        </w:rPr>
        <w:tab/>
      </w:r>
      <w:r>
        <w:rPr>
          <w:rFonts w:ascii="Arial" w:eastAsia="Times New Roman" w:hAnsi="Arial" w:cs="Arial"/>
          <w:sz w:val="20"/>
          <w:szCs w:val="20"/>
          <w:lang w:val="en-US"/>
        </w:rPr>
        <w:t xml:space="preserve">Landlord will not have a relocation right during the initial Lease Term. </w:t>
      </w:r>
    </w:p>
    <w:p w14:paraId="77E83686" w14:textId="77777777" w:rsidR="00CB7B18" w:rsidRDefault="00CB7B18" w:rsidP="00CB7B1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b/>
          <w:bCs/>
          <w:i/>
          <w:sz w:val="20"/>
          <w:szCs w:val="20"/>
          <w:lang w:val="en-US"/>
        </w:rPr>
      </w:pPr>
    </w:p>
    <w:p w14:paraId="44F41916" w14:textId="4B379DC0" w:rsidR="00CB7B18" w:rsidRPr="008F434F" w:rsidRDefault="00CB7B18" w:rsidP="00CB7B1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i/>
          <w:sz w:val="20"/>
          <w:szCs w:val="20"/>
          <w:lang w:val="en-US"/>
        </w:rPr>
      </w:pPr>
      <w:r w:rsidRPr="00CB7B18">
        <w:rPr>
          <w:rFonts w:ascii="Arial" w:eastAsia="Times New Roman" w:hAnsi="Arial" w:cs="Arial"/>
          <w:b/>
          <w:bCs/>
          <w:i/>
          <w:sz w:val="20"/>
          <w:szCs w:val="20"/>
          <w:lang w:val="en-US"/>
        </w:rPr>
        <w:t>Janitorial</w:t>
      </w:r>
      <w:r>
        <w:rPr>
          <w:rFonts w:ascii="Arial" w:eastAsia="Times New Roman" w:hAnsi="Arial" w:cs="Arial"/>
          <w:b/>
          <w:bCs/>
          <w:i/>
          <w:sz w:val="20"/>
          <w:szCs w:val="20"/>
          <w:lang w:val="en-US"/>
        </w:rPr>
        <w:tab/>
      </w:r>
      <w:r w:rsidRPr="008F434F">
        <w:rPr>
          <w:rFonts w:ascii="Arial" w:eastAsia="Times New Roman" w:hAnsi="Arial" w:cs="Arial"/>
          <w:iCs/>
          <w:sz w:val="20"/>
          <w:szCs w:val="20"/>
          <w:lang w:val="en-US"/>
        </w:rPr>
        <w:t>Janitorial services equivalent to other Class A office buildings in the market shall be provided by Landlord throughout the initial lease Term at no additional cost to Tenant</w:t>
      </w:r>
      <w:r w:rsidR="00C35FD9">
        <w:rPr>
          <w:rFonts w:ascii="Arial" w:eastAsia="Times New Roman" w:hAnsi="Arial" w:cs="Arial"/>
          <w:iCs/>
          <w:sz w:val="20"/>
          <w:szCs w:val="20"/>
          <w:lang w:val="en-US"/>
        </w:rPr>
        <w:t xml:space="preserve"> outside of standard Operating Expenses unless required by the Tenant</w:t>
      </w:r>
      <w:r w:rsidRPr="008F434F">
        <w:rPr>
          <w:rFonts w:ascii="Arial" w:eastAsia="Times New Roman" w:hAnsi="Arial" w:cs="Arial"/>
          <w:iCs/>
          <w:sz w:val="20"/>
          <w:szCs w:val="20"/>
          <w:lang w:val="en-US"/>
        </w:rPr>
        <w:t>.  Janitorial specs to be provided under separate cover.</w:t>
      </w:r>
    </w:p>
    <w:p w14:paraId="176F27DF" w14:textId="77777777" w:rsidR="009B1586" w:rsidRPr="00DF4DA8" w:rsidRDefault="009B1586" w:rsidP="00DF4DA8">
      <w:pPr>
        <w:widowControl w:val="0"/>
        <w:tabs>
          <w:tab w:val="left" w:pos="-1080"/>
          <w:tab w:val="left" w:pos="-720"/>
          <w:tab w:val="left" w:pos="0"/>
          <w:tab w:val="left" w:pos="288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2880" w:hanging="2880"/>
        <w:jc w:val="both"/>
        <w:rPr>
          <w:rFonts w:ascii="Arial" w:eastAsia="Times New Roman" w:hAnsi="Arial" w:cs="Arial"/>
          <w:sz w:val="20"/>
          <w:szCs w:val="20"/>
          <w:lang w:val="en-US"/>
        </w:rPr>
      </w:pPr>
    </w:p>
    <w:p w14:paraId="37758506" w14:textId="77777777" w:rsidR="00DF4DA8" w:rsidRPr="00DF4DA8" w:rsidRDefault="00DF4DA8" w:rsidP="00DF4DA8">
      <w:pPr>
        <w:tabs>
          <w:tab w:val="left" w:pos="2880"/>
        </w:tabs>
        <w:spacing w:after="0" w:line="240" w:lineRule="auto"/>
        <w:jc w:val="both"/>
        <w:rPr>
          <w:rFonts w:ascii="Arial" w:eastAsia="Times New Roman" w:hAnsi="Arial" w:cs="Arial"/>
          <w:b/>
          <w:i/>
          <w:spacing w:val="-2"/>
          <w:sz w:val="20"/>
          <w:szCs w:val="20"/>
          <w:lang w:val="en-US"/>
        </w:rPr>
      </w:pPr>
    </w:p>
    <w:p w14:paraId="327D034F" w14:textId="77777777" w:rsidR="00DF4DA8" w:rsidRPr="00DF4DA8" w:rsidRDefault="00DF4DA8" w:rsidP="00DF4DA8">
      <w:pPr>
        <w:widowControl w:val="0"/>
        <w:tabs>
          <w:tab w:val="left" w:pos="-1080"/>
          <w:tab w:val="left" w:pos="-720"/>
          <w:tab w:val="left" w:pos="0"/>
          <w:tab w:val="left" w:pos="1980"/>
          <w:tab w:val="left" w:pos="288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ind w:left="1980" w:hanging="1980"/>
        <w:rPr>
          <w:rFonts w:ascii="Arial" w:eastAsia="Times New Roman" w:hAnsi="Arial" w:cs="Arial"/>
          <w:sz w:val="20"/>
          <w:szCs w:val="20"/>
          <w:lang w:val="en-US"/>
        </w:rPr>
      </w:pPr>
      <w:r w:rsidRPr="00DF4DA8">
        <w:rPr>
          <w:rFonts w:ascii="Arial" w:eastAsia="Times New Roman" w:hAnsi="Arial" w:cs="Arial"/>
          <w:b/>
          <w:sz w:val="20"/>
          <w:szCs w:val="20"/>
          <w:lang w:val="en-US"/>
        </w:rPr>
        <w:t>Service Providers</w:t>
      </w:r>
      <w:r w:rsidRPr="00DF4DA8">
        <w:rPr>
          <w:rFonts w:ascii="Arial" w:eastAsia="Times New Roman" w:hAnsi="Arial" w:cs="Arial"/>
          <w:sz w:val="20"/>
          <w:szCs w:val="20"/>
          <w:lang w:val="en-US"/>
        </w:rPr>
        <w:tab/>
      </w:r>
      <w:r w:rsidRPr="00DF4DA8">
        <w:rPr>
          <w:rFonts w:ascii="Arial" w:eastAsia="Times New Roman" w:hAnsi="Arial" w:cs="Arial"/>
          <w:sz w:val="20"/>
          <w:szCs w:val="20"/>
          <w:lang w:val="en-US"/>
        </w:rPr>
        <w:tab/>
        <w:t>Currently the building is served by Spectrum</w:t>
      </w:r>
    </w:p>
    <w:p w14:paraId="00F4B629" w14:textId="77777777" w:rsidR="00DF4DA8" w:rsidRPr="00DF4DA8" w:rsidRDefault="00DF4DA8" w:rsidP="00DF4DA8">
      <w:pPr>
        <w:tabs>
          <w:tab w:val="left" w:pos="2880"/>
        </w:tabs>
        <w:spacing w:after="0" w:line="240" w:lineRule="auto"/>
        <w:ind w:left="2880" w:hanging="2880"/>
        <w:jc w:val="both"/>
        <w:rPr>
          <w:rFonts w:ascii="Arial" w:eastAsia="Times New Roman" w:hAnsi="Arial" w:cs="Arial"/>
          <w:b/>
          <w:i/>
          <w:spacing w:val="-2"/>
          <w:sz w:val="20"/>
          <w:szCs w:val="20"/>
          <w:lang w:val="en-US"/>
        </w:rPr>
      </w:pPr>
    </w:p>
    <w:p w14:paraId="46FCE8CF" w14:textId="77777777"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ADA/Compliance</w:t>
      </w:r>
      <w:r w:rsidRPr="00DF4DA8">
        <w:rPr>
          <w:rFonts w:ascii="Arial" w:eastAsia="Times New Roman" w:hAnsi="Arial" w:cs="Arial"/>
          <w:b/>
          <w:i/>
          <w:sz w:val="20"/>
          <w:szCs w:val="20"/>
          <w:lang w:val="en-US"/>
        </w:rPr>
        <w:tab/>
      </w:r>
      <w:proofErr w:type="gramStart"/>
      <w:r w:rsidRPr="00DF4DA8">
        <w:rPr>
          <w:rFonts w:ascii="Arial" w:eastAsia="Times New Roman" w:hAnsi="Arial" w:cs="Arial"/>
          <w:sz w:val="20"/>
          <w:szCs w:val="20"/>
          <w:lang w:val="en-US"/>
        </w:rPr>
        <w:t>The</w:t>
      </w:r>
      <w:proofErr w:type="gramEnd"/>
      <w:r w:rsidRPr="00DF4DA8">
        <w:rPr>
          <w:rFonts w:ascii="Arial" w:eastAsia="Times New Roman" w:hAnsi="Arial" w:cs="Arial"/>
          <w:sz w:val="20"/>
          <w:szCs w:val="20"/>
          <w:lang w:val="en-US"/>
        </w:rPr>
        <w:t xml:space="preserve"> Building, Premises, and site will comply with all laws, regulations and codes including handicap regulations and The Americans </w:t>
      </w:r>
      <w:proofErr w:type="gramStart"/>
      <w:r w:rsidRPr="00DF4DA8">
        <w:rPr>
          <w:rFonts w:ascii="Arial" w:eastAsia="Times New Roman" w:hAnsi="Arial" w:cs="Arial"/>
          <w:sz w:val="20"/>
          <w:szCs w:val="20"/>
          <w:lang w:val="en-US"/>
        </w:rPr>
        <w:t>With</w:t>
      </w:r>
      <w:proofErr w:type="gramEnd"/>
      <w:r w:rsidRPr="00DF4DA8">
        <w:rPr>
          <w:rFonts w:ascii="Arial" w:eastAsia="Times New Roman" w:hAnsi="Arial" w:cs="Arial"/>
          <w:sz w:val="20"/>
          <w:szCs w:val="20"/>
          <w:lang w:val="en-US"/>
        </w:rPr>
        <w:t xml:space="preserve"> Disabilities Act (ADA).</w:t>
      </w:r>
    </w:p>
    <w:p w14:paraId="6F7C2397" w14:textId="77777777" w:rsidR="00DF4DA8" w:rsidRPr="00DF4DA8" w:rsidRDefault="00DF4DA8" w:rsidP="00DF4DA8">
      <w:pPr>
        <w:tabs>
          <w:tab w:val="left" w:pos="2880"/>
        </w:tabs>
        <w:spacing w:after="0" w:line="240" w:lineRule="auto"/>
        <w:ind w:left="2880" w:hanging="2880"/>
        <w:jc w:val="both"/>
        <w:rPr>
          <w:rFonts w:ascii="Arial" w:eastAsia="Times New Roman" w:hAnsi="Arial" w:cs="Arial"/>
          <w:sz w:val="20"/>
          <w:szCs w:val="20"/>
          <w:lang w:val="en-US"/>
        </w:rPr>
      </w:pPr>
    </w:p>
    <w:p w14:paraId="086E4DB9" w14:textId="77777777" w:rsidR="00DF4DA8" w:rsidRPr="00DF4DA8" w:rsidRDefault="00DF4DA8" w:rsidP="00DF4DA8">
      <w:pPr>
        <w:spacing w:after="0" w:line="240" w:lineRule="auto"/>
        <w:ind w:left="2880" w:hanging="2880"/>
        <w:jc w:val="both"/>
        <w:rPr>
          <w:rFonts w:ascii="Arial" w:eastAsia="Times New Roman" w:hAnsi="Arial" w:cs="Arial"/>
          <w:sz w:val="20"/>
          <w:szCs w:val="20"/>
          <w:lang w:val="en-US"/>
        </w:rPr>
      </w:pPr>
      <w:r w:rsidRPr="00DF4DA8">
        <w:rPr>
          <w:rFonts w:ascii="Arial" w:eastAsia="Times New Roman" w:hAnsi="Arial" w:cs="Arial"/>
          <w:b/>
          <w:i/>
          <w:sz w:val="20"/>
          <w:szCs w:val="20"/>
          <w:lang w:val="en-US"/>
        </w:rPr>
        <w:t>Brokerage</w:t>
      </w:r>
      <w:r w:rsidRPr="00DF4DA8">
        <w:rPr>
          <w:rFonts w:ascii="Arial" w:eastAsia="Times New Roman" w:hAnsi="Arial" w:cs="Arial"/>
          <w:sz w:val="20"/>
          <w:szCs w:val="20"/>
          <w:lang w:val="en-US"/>
        </w:rPr>
        <w:tab/>
        <w:t>Landlord acknowledges that JLL is the exclusive agent for PFM on this transaction.  In the event a lease is executed, Landlord agrees to pay a brokerage commission to JLL as agreed to in a separate Commission Agreement.</w:t>
      </w:r>
    </w:p>
    <w:p w14:paraId="0AA85B0C" w14:textId="77777777" w:rsidR="00DF4DA8" w:rsidRPr="00DF4DA8" w:rsidRDefault="00DF4DA8" w:rsidP="00DF4DA8">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z w:val="20"/>
          <w:szCs w:val="20"/>
          <w:lang w:val="en-US"/>
        </w:rPr>
      </w:pPr>
    </w:p>
    <w:p w14:paraId="2369BFC2" w14:textId="085EF765" w:rsidR="00406DB1" w:rsidRPr="00406DB1" w:rsidRDefault="00406DB1" w:rsidP="00406DB1">
      <w:pPr>
        <w:autoSpaceDE w:val="0"/>
        <w:autoSpaceDN w:val="0"/>
        <w:adjustRightInd w:val="0"/>
        <w:spacing w:after="0" w:line="240" w:lineRule="auto"/>
        <w:ind w:left="2880" w:right="468" w:hanging="2880"/>
        <w:jc w:val="both"/>
        <w:rPr>
          <w:rFonts w:ascii="Arial" w:eastAsia="SimSun" w:hAnsi="Arial" w:cs="Arial"/>
          <w:bCs/>
          <w:sz w:val="20"/>
          <w:szCs w:val="20"/>
          <w:lang w:val="en-US"/>
        </w:rPr>
      </w:pPr>
      <w:r w:rsidRPr="00406DB1">
        <w:rPr>
          <w:rFonts w:ascii="Arial" w:eastAsia="SimSun" w:hAnsi="Arial" w:cs="Arial"/>
          <w:bCs/>
          <w:sz w:val="20"/>
          <w:szCs w:val="20"/>
          <w:lang w:val="en-US"/>
        </w:rPr>
        <w:t>.</w:t>
      </w:r>
    </w:p>
    <w:p w14:paraId="2AEE2C53" w14:textId="77777777" w:rsidR="00406DB1" w:rsidRPr="00406DB1" w:rsidRDefault="00406DB1" w:rsidP="00406DB1">
      <w:pPr>
        <w:widowControl w:val="0"/>
        <w:spacing w:after="0" w:line="240" w:lineRule="auto"/>
        <w:ind w:left="2880" w:hanging="2880"/>
        <w:jc w:val="both"/>
        <w:rPr>
          <w:rFonts w:ascii="Arial" w:eastAsia="Times New Roman" w:hAnsi="Arial" w:cs="Arial"/>
          <w:snapToGrid w:val="0"/>
          <w:sz w:val="20"/>
          <w:szCs w:val="20"/>
          <w:lang w:val="en-US"/>
        </w:rPr>
      </w:pPr>
    </w:p>
    <w:p w14:paraId="0E27447F"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caps/>
          <w:snapToGrid w:val="0"/>
          <w:sz w:val="20"/>
          <w:szCs w:val="20"/>
          <w:lang w:val="en-US"/>
        </w:rPr>
      </w:pPr>
    </w:p>
    <w:p w14:paraId="137B7589"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r w:rsidRPr="00406DB1">
        <w:rPr>
          <w:rFonts w:ascii="Arial" w:eastAsia="Times New Roman" w:hAnsi="Arial" w:cs="Arial"/>
          <w:snapToGrid w:val="0"/>
          <w:color w:val="000000"/>
          <w:sz w:val="20"/>
          <w:szCs w:val="20"/>
          <w:lang w:val="en-US"/>
        </w:rPr>
        <w:t>The above terms and conditions, lease and related documents are subject to final approval by the ownership of the Building and Tenant.  Nothing contained herein shall be binding on either party unless and until actual lease documents are fully executed and exchanged by both parties. All or part of the area proposed hereunder is subject to prior leasing and/or commitment.  It is expressly understood that this proposal may be withdrawn at any time for any reason without notice.</w:t>
      </w:r>
    </w:p>
    <w:p w14:paraId="0258C17F"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p>
    <w:p w14:paraId="2203C582" w14:textId="715F6BA9"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r w:rsidRPr="00406DB1">
        <w:rPr>
          <w:rFonts w:ascii="Arial" w:eastAsia="Times New Roman" w:hAnsi="Arial" w:cs="Arial"/>
          <w:snapToGrid w:val="0"/>
          <w:color w:val="000000"/>
          <w:sz w:val="20"/>
          <w:szCs w:val="20"/>
          <w:lang w:val="en-US"/>
        </w:rPr>
        <w:t xml:space="preserve">We look forward to your response by </w:t>
      </w:r>
      <w:r w:rsidR="00FF4EB2">
        <w:rPr>
          <w:rFonts w:ascii="Arial" w:eastAsia="Times New Roman" w:hAnsi="Arial" w:cs="Arial"/>
          <w:snapToGrid w:val="0"/>
          <w:color w:val="000000"/>
          <w:sz w:val="20"/>
          <w:szCs w:val="20"/>
          <w:lang w:val="en-US"/>
        </w:rPr>
        <w:t xml:space="preserve">February </w:t>
      </w:r>
      <w:r w:rsidR="00AA2D77">
        <w:rPr>
          <w:rFonts w:ascii="Arial" w:eastAsia="Times New Roman" w:hAnsi="Arial" w:cs="Arial"/>
          <w:snapToGrid w:val="0"/>
          <w:color w:val="000000"/>
          <w:sz w:val="20"/>
          <w:szCs w:val="20"/>
          <w:lang w:val="en-US"/>
        </w:rPr>
        <w:t>27</w:t>
      </w:r>
      <w:r w:rsidR="00FF4EB2" w:rsidRPr="00FF4EB2">
        <w:rPr>
          <w:rFonts w:ascii="Arial" w:eastAsia="Times New Roman" w:hAnsi="Arial" w:cs="Arial"/>
          <w:snapToGrid w:val="0"/>
          <w:color w:val="000000"/>
          <w:sz w:val="20"/>
          <w:szCs w:val="20"/>
          <w:vertAlign w:val="superscript"/>
          <w:lang w:val="en-US"/>
        </w:rPr>
        <w:t>th</w:t>
      </w:r>
      <w:r w:rsidR="00FF4EB2">
        <w:rPr>
          <w:rFonts w:ascii="Arial" w:eastAsia="Times New Roman" w:hAnsi="Arial" w:cs="Arial"/>
          <w:snapToGrid w:val="0"/>
          <w:color w:val="000000"/>
          <w:sz w:val="20"/>
          <w:szCs w:val="20"/>
          <w:lang w:val="en-US"/>
        </w:rPr>
        <w:t>, 2026</w:t>
      </w:r>
      <w:r w:rsidRPr="00406DB1">
        <w:rPr>
          <w:rFonts w:ascii="Arial" w:eastAsia="Times New Roman" w:hAnsi="Arial" w:cs="Arial"/>
          <w:snapToGrid w:val="0"/>
          <w:color w:val="FF0000"/>
          <w:sz w:val="20"/>
          <w:szCs w:val="20"/>
          <w:lang w:val="en-US"/>
        </w:rPr>
        <w:t>.</w:t>
      </w:r>
      <w:r w:rsidRPr="00406DB1">
        <w:rPr>
          <w:rFonts w:ascii="Arial" w:eastAsia="Times New Roman" w:hAnsi="Arial" w:cs="Arial"/>
          <w:snapToGrid w:val="0"/>
          <w:color w:val="000000"/>
          <w:sz w:val="20"/>
          <w:szCs w:val="20"/>
          <w:lang w:val="en-US"/>
        </w:rPr>
        <w:t xml:space="preserve"> If you have any questions or comments, please contact us at 512.225.2700.</w:t>
      </w:r>
    </w:p>
    <w:p w14:paraId="05BCD1B1"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p>
    <w:p w14:paraId="37C52607"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p>
    <w:p w14:paraId="2150B343"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r w:rsidRPr="00406DB1">
        <w:rPr>
          <w:rFonts w:ascii="Arial" w:eastAsia="Times New Roman" w:hAnsi="Arial" w:cs="Arial"/>
          <w:snapToGrid w:val="0"/>
          <w:color w:val="000000"/>
          <w:sz w:val="20"/>
          <w:szCs w:val="20"/>
          <w:lang w:val="en-US"/>
        </w:rPr>
        <w:t>Best Regards,</w:t>
      </w:r>
    </w:p>
    <w:p w14:paraId="2FF9C737"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r w:rsidRPr="00406DB1">
        <w:rPr>
          <w:rFonts w:ascii="Arial" w:eastAsia="Times New Roman" w:hAnsi="Arial" w:cs="Arial"/>
          <w:noProof/>
          <w:snapToGrid w:val="0"/>
          <w:color w:val="000000"/>
          <w:sz w:val="20"/>
          <w:szCs w:val="20"/>
          <w:lang w:val="en-US"/>
        </w:rPr>
        <w:drawing>
          <wp:anchor distT="0" distB="0" distL="114300" distR="114300" simplePos="0" relativeHeight="251660288" behindDoc="0" locked="0" layoutInCell="1" allowOverlap="1" wp14:anchorId="209F6F18" wp14:editId="5882C589">
            <wp:simplePos x="0" y="0"/>
            <wp:positionH relativeFrom="column">
              <wp:posOffset>2769316</wp:posOffset>
            </wp:positionH>
            <wp:positionV relativeFrom="paragraph">
              <wp:posOffset>137160</wp:posOffset>
            </wp:positionV>
            <wp:extent cx="901346" cy="44355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stretch>
                      <a:fillRect/>
                    </a:stretch>
                  </pic:blipFill>
                  <pic:spPr bwMode="auto">
                    <a:xfrm>
                      <a:off x="0" y="0"/>
                      <a:ext cx="901346" cy="4435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6DB1">
        <w:rPr>
          <w:rFonts w:ascii="Times New Roman" w:eastAsia="Times New Roman" w:hAnsi="Times New Roman" w:cs="Times New Roman"/>
          <w:noProof/>
          <w:snapToGrid w:val="0"/>
          <w:sz w:val="24"/>
          <w:szCs w:val="20"/>
          <w:lang w:val="en-US"/>
        </w:rPr>
        <w:drawing>
          <wp:anchor distT="0" distB="0" distL="114300" distR="114300" simplePos="0" relativeHeight="251659264" behindDoc="0" locked="0" layoutInCell="1" allowOverlap="1" wp14:anchorId="7E2415F0" wp14:editId="496A87C1">
            <wp:simplePos x="0" y="0"/>
            <wp:positionH relativeFrom="column">
              <wp:posOffset>1</wp:posOffset>
            </wp:positionH>
            <wp:positionV relativeFrom="paragraph">
              <wp:posOffset>79406</wp:posOffset>
            </wp:positionV>
            <wp:extent cx="1328468" cy="420543"/>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37336" cy="423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5C5376"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p>
    <w:p w14:paraId="1CFA9E7A"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p>
    <w:p w14:paraId="559E622B" w14:textId="77777777"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p>
    <w:p w14:paraId="38290023" w14:textId="7E3E6394"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r w:rsidRPr="00406DB1">
        <w:rPr>
          <w:rFonts w:ascii="Arial" w:eastAsia="Times New Roman" w:hAnsi="Arial" w:cs="Arial"/>
          <w:snapToGrid w:val="0"/>
          <w:color w:val="000000"/>
          <w:sz w:val="20"/>
          <w:szCs w:val="20"/>
          <w:lang w:val="en-US"/>
        </w:rPr>
        <w:t xml:space="preserve">Mark Harris </w:t>
      </w:r>
      <w:r w:rsidRPr="00406DB1">
        <w:rPr>
          <w:rFonts w:ascii="Arial" w:eastAsia="Times New Roman" w:hAnsi="Arial" w:cs="Arial"/>
          <w:snapToGrid w:val="0"/>
          <w:color w:val="000000"/>
          <w:sz w:val="20"/>
          <w:szCs w:val="20"/>
          <w:lang w:val="en-US"/>
        </w:rPr>
        <w:tab/>
      </w:r>
      <w:r w:rsidRPr="00406DB1">
        <w:rPr>
          <w:rFonts w:ascii="Arial" w:eastAsia="Times New Roman" w:hAnsi="Arial" w:cs="Arial"/>
          <w:snapToGrid w:val="0"/>
          <w:color w:val="000000"/>
          <w:sz w:val="20"/>
          <w:szCs w:val="20"/>
          <w:lang w:val="en-US"/>
        </w:rPr>
        <w:tab/>
      </w:r>
      <w:r w:rsidR="00A24098">
        <w:rPr>
          <w:rFonts w:ascii="Arial" w:eastAsia="Times New Roman" w:hAnsi="Arial" w:cs="Arial"/>
          <w:snapToGrid w:val="0"/>
          <w:color w:val="000000"/>
          <w:sz w:val="20"/>
          <w:szCs w:val="20"/>
          <w:lang w:val="en-US"/>
        </w:rPr>
        <w:t>Jake Ragusa</w:t>
      </w:r>
    </w:p>
    <w:p w14:paraId="17F70380" w14:textId="563D890E" w:rsidR="00406DB1" w:rsidRPr="00406DB1" w:rsidRDefault="00406DB1" w:rsidP="00406DB1">
      <w:pPr>
        <w:widowControl w:val="0"/>
        <w:tabs>
          <w:tab w:val="left" w:pos="-1080"/>
          <w:tab w:val="left" w:pos="-720"/>
          <w:tab w:val="left" w:pos="0"/>
          <w:tab w:val="left" w:pos="3600"/>
          <w:tab w:val="left" w:pos="4320"/>
          <w:tab w:val="left" w:pos="5040"/>
          <w:tab w:val="left" w:pos="5760"/>
          <w:tab w:val="left" w:pos="6480"/>
          <w:tab w:val="left" w:pos="7200"/>
          <w:tab w:val="left" w:pos="7920"/>
          <w:tab w:val="left" w:pos="8640"/>
          <w:tab w:val="left" w:pos="9360"/>
          <w:tab w:val="lef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snapToGrid w:val="0"/>
          <w:color w:val="000000"/>
          <w:sz w:val="20"/>
          <w:szCs w:val="20"/>
          <w:lang w:val="en-US"/>
        </w:rPr>
      </w:pPr>
      <w:r w:rsidRPr="00406DB1">
        <w:rPr>
          <w:rFonts w:ascii="Arial" w:eastAsia="Times New Roman" w:hAnsi="Arial" w:cs="Arial"/>
          <w:snapToGrid w:val="0"/>
          <w:color w:val="000000"/>
          <w:sz w:val="20"/>
          <w:szCs w:val="20"/>
          <w:lang w:val="en-US"/>
        </w:rPr>
        <w:t>JLL</w:t>
      </w:r>
      <w:r w:rsidRPr="00406DB1">
        <w:rPr>
          <w:rFonts w:ascii="Arial" w:eastAsia="Times New Roman" w:hAnsi="Arial" w:cs="Arial"/>
          <w:snapToGrid w:val="0"/>
          <w:color w:val="000000"/>
          <w:sz w:val="20"/>
          <w:szCs w:val="20"/>
          <w:lang w:val="en-US"/>
        </w:rPr>
        <w:tab/>
      </w:r>
      <w:r w:rsidRPr="00406DB1">
        <w:rPr>
          <w:rFonts w:ascii="Arial" w:eastAsia="Times New Roman" w:hAnsi="Arial" w:cs="Arial"/>
          <w:snapToGrid w:val="0"/>
          <w:color w:val="000000"/>
          <w:sz w:val="20"/>
          <w:szCs w:val="20"/>
          <w:lang w:val="en-US"/>
        </w:rPr>
        <w:tab/>
      </w:r>
      <w:proofErr w:type="spellStart"/>
      <w:r w:rsidR="00A24098">
        <w:rPr>
          <w:rFonts w:ascii="Arial" w:eastAsia="Times New Roman" w:hAnsi="Arial" w:cs="Arial"/>
          <w:snapToGrid w:val="0"/>
          <w:color w:val="000000"/>
          <w:sz w:val="20"/>
          <w:szCs w:val="20"/>
          <w:lang w:val="en-US"/>
        </w:rPr>
        <w:t>JLL</w:t>
      </w:r>
      <w:proofErr w:type="spellEnd"/>
      <w:r w:rsidRPr="00406DB1">
        <w:rPr>
          <w:rFonts w:ascii="Arial" w:eastAsia="Times New Roman" w:hAnsi="Arial" w:cs="Arial"/>
          <w:snapToGrid w:val="0"/>
          <w:color w:val="000000"/>
          <w:sz w:val="20"/>
          <w:szCs w:val="20"/>
          <w:lang w:val="en-US"/>
        </w:rPr>
        <w:t xml:space="preserve"> </w:t>
      </w:r>
      <w:r w:rsidRPr="00406DB1">
        <w:rPr>
          <w:rFonts w:ascii="Arial" w:eastAsia="Times New Roman" w:hAnsi="Arial" w:cs="Arial"/>
          <w:snapToGrid w:val="0"/>
          <w:color w:val="000000"/>
          <w:sz w:val="20"/>
          <w:szCs w:val="20"/>
          <w:lang w:val="en-US"/>
        </w:rPr>
        <w:tab/>
      </w:r>
      <w:r w:rsidRPr="00406DB1">
        <w:rPr>
          <w:rFonts w:ascii="Arial" w:eastAsia="Times New Roman" w:hAnsi="Arial" w:cs="Arial"/>
          <w:snapToGrid w:val="0"/>
          <w:color w:val="000000"/>
          <w:sz w:val="20"/>
          <w:szCs w:val="20"/>
          <w:lang w:val="en-US"/>
        </w:rPr>
        <w:tab/>
      </w:r>
      <w:r w:rsidRPr="00406DB1">
        <w:rPr>
          <w:rFonts w:ascii="Arial" w:eastAsia="Times New Roman" w:hAnsi="Arial" w:cs="Arial"/>
          <w:snapToGrid w:val="0"/>
          <w:color w:val="000000"/>
          <w:sz w:val="20"/>
          <w:szCs w:val="20"/>
          <w:lang w:val="en-US"/>
        </w:rPr>
        <w:tab/>
      </w:r>
      <w:r w:rsidRPr="00406DB1">
        <w:rPr>
          <w:rFonts w:ascii="Arial" w:eastAsia="Times New Roman" w:hAnsi="Arial" w:cs="Arial"/>
          <w:snapToGrid w:val="0"/>
          <w:color w:val="000000"/>
          <w:sz w:val="20"/>
          <w:szCs w:val="20"/>
          <w:lang w:val="en-US"/>
        </w:rPr>
        <w:tab/>
      </w:r>
    </w:p>
    <w:p w14:paraId="6AEDE804" w14:textId="77777777" w:rsidR="00EA217A" w:rsidRDefault="00406DB1" w:rsidP="00406DB1">
      <w:pPr>
        <w:pStyle w:val="DateJLL"/>
        <w:rPr>
          <w:rFonts w:eastAsia="Times New Roman" w:cs="Arial"/>
          <w:snapToGrid w:val="0"/>
          <w:color w:val="000000"/>
          <w:sz w:val="20"/>
          <w:szCs w:val="20"/>
        </w:rPr>
      </w:pPr>
      <w:r w:rsidRPr="00406DB1">
        <w:rPr>
          <w:rFonts w:eastAsia="Times New Roman" w:cs="Arial"/>
          <w:snapToGrid w:val="0"/>
          <w:color w:val="000000"/>
          <w:sz w:val="20"/>
          <w:szCs w:val="20"/>
        </w:rPr>
        <w:t xml:space="preserve">Executive Vice President </w:t>
      </w:r>
      <w:r w:rsidRPr="00406DB1">
        <w:rPr>
          <w:rFonts w:eastAsia="Times New Roman" w:cs="Arial"/>
          <w:snapToGrid w:val="0"/>
          <w:color w:val="000000"/>
          <w:sz w:val="20"/>
          <w:szCs w:val="20"/>
        </w:rPr>
        <w:tab/>
      </w:r>
      <w:r w:rsidRPr="00406DB1">
        <w:rPr>
          <w:rFonts w:eastAsia="Times New Roman" w:cs="Arial"/>
          <w:snapToGrid w:val="0"/>
          <w:color w:val="000000"/>
          <w:sz w:val="20"/>
          <w:szCs w:val="20"/>
        </w:rPr>
        <w:tab/>
      </w:r>
      <w:r w:rsidR="001C2089">
        <w:rPr>
          <w:rFonts w:eastAsia="Times New Roman" w:cs="Arial"/>
          <w:snapToGrid w:val="0"/>
          <w:color w:val="000000"/>
          <w:sz w:val="20"/>
          <w:szCs w:val="20"/>
        </w:rPr>
        <w:tab/>
      </w:r>
      <w:r w:rsidR="00A24098">
        <w:rPr>
          <w:rFonts w:eastAsia="Times New Roman" w:cs="Arial"/>
          <w:snapToGrid w:val="0"/>
          <w:color w:val="000000"/>
          <w:sz w:val="20"/>
          <w:szCs w:val="20"/>
        </w:rPr>
        <w:t xml:space="preserve">Executive </w:t>
      </w:r>
      <w:r w:rsidRPr="00406DB1">
        <w:rPr>
          <w:rFonts w:eastAsia="Times New Roman" w:cs="Arial"/>
          <w:snapToGrid w:val="0"/>
          <w:color w:val="000000"/>
          <w:sz w:val="20"/>
          <w:szCs w:val="20"/>
        </w:rPr>
        <w:t xml:space="preserve">Vice President </w:t>
      </w:r>
      <w:r w:rsidRPr="00406DB1">
        <w:rPr>
          <w:rFonts w:eastAsia="Times New Roman" w:cs="Arial"/>
          <w:snapToGrid w:val="0"/>
          <w:color w:val="000000"/>
          <w:sz w:val="20"/>
          <w:szCs w:val="20"/>
        </w:rPr>
        <w:tab/>
      </w:r>
    </w:p>
    <w:p w14:paraId="204DD057" w14:textId="77777777" w:rsidR="00EA217A" w:rsidRDefault="00EA217A" w:rsidP="00406DB1">
      <w:pPr>
        <w:pStyle w:val="DateJLL"/>
        <w:rPr>
          <w:rFonts w:eastAsia="Times New Roman" w:cs="Arial"/>
          <w:snapToGrid w:val="0"/>
          <w:color w:val="000000"/>
          <w:sz w:val="20"/>
          <w:szCs w:val="20"/>
        </w:rPr>
      </w:pPr>
    </w:p>
    <w:p w14:paraId="16F5E0BA" w14:textId="77777777" w:rsidR="00EA217A" w:rsidRDefault="00EA217A" w:rsidP="00EA217A">
      <w:pPr>
        <w:pStyle w:val="DateJLL"/>
        <w:jc w:val="center"/>
        <w:rPr>
          <w:rFonts w:eastAsia="Times New Roman" w:cs="Arial"/>
          <w:b/>
          <w:bCs/>
          <w:snapToGrid w:val="0"/>
          <w:color w:val="000000"/>
          <w:sz w:val="24"/>
          <w:szCs w:val="24"/>
        </w:rPr>
      </w:pPr>
    </w:p>
    <w:p w14:paraId="4E5D2AF3" w14:textId="21FCAB50" w:rsidR="00D86479" w:rsidRDefault="00EA217A" w:rsidP="00EA217A">
      <w:pPr>
        <w:pStyle w:val="DateJLL"/>
        <w:jc w:val="center"/>
        <w:rPr>
          <w:rFonts w:eastAsia="Times New Roman" w:cs="Arial"/>
          <w:b/>
          <w:bCs/>
          <w:snapToGrid w:val="0"/>
          <w:color w:val="000000"/>
          <w:sz w:val="24"/>
          <w:szCs w:val="24"/>
        </w:rPr>
      </w:pPr>
      <w:r w:rsidRPr="008F434F">
        <w:rPr>
          <w:rFonts w:eastAsia="Times New Roman" w:cs="Arial"/>
          <w:b/>
          <w:bCs/>
          <w:snapToGrid w:val="0"/>
          <w:color w:val="000000"/>
          <w:sz w:val="24"/>
          <w:szCs w:val="24"/>
        </w:rPr>
        <w:lastRenderedPageBreak/>
        <w:t>Exhibit A</w:t>
      </w:r>
    </w:p>
    <w:p w14:paraId="03BD5D83" w14:textId="0D820386" w:rsidR="00EA217A" w:rsidRDefault="00EA217A" w:rsidP="00EA217A">
      <w:pPr>
        <w:pStyle w:val="DateJLL"/>
        <w:jc w:val="center"/>
        <w:rPr>
          <w:b/>
          <w:bCs/>
          <w:sz w:val="24"/>
          <w:szCs w:val="24"/>
        </w:rPr>
      </w:pPr>
    </w:p>
    <w:p w14:paraId="4D56F3D6" w14:textId="6EF98262" w:rsidR="00EA217A" w:rsidDel="00D24E3C" w:rsidRDefault="00EA217A" w:rsidP="00EA217A">
      <w:pPr>
        <w:pStyle w:val="DateJLL"/>
        <w:jc w:val="center"/>
        <w:rPr>
          <w:del w:id="13" w:author="J. D. Lewis" w:date="2026-03-04T09:03:00Z" w16du:dateUtc="2026-03-04T15:03:00Z"/>
          <w:b/>
          <w:bCs/>
          <w:sz w:val="24"/>
          <w:szCs w:val="24"/>
        </w:rPr>
      </w:pPr>
    </w:p>
    <w:p w14:paraId="4C42E1D4" w14:textId="4FF5DBF1" w:rsidR="00EA217A" w:rsidRPr="008F434F" w:rsidDel="00D24E3C" w:rsidRDefault="00EA217A" w:rsidP="00EA217A">
      <w:pPr>
        <w:pStyle w:val="DateJLL"/>
        <w:jc w:val="center"/>
        <w:rPr>
          <w:del w:id="14" w:author="J. D. Lewis" w:date="2026-03-04T09:03:00Z" w16du:dateUtc="2026-03-04T15:03:00Z"/>
          <w:sz w:val="20"/>
          <w:szCs w:val="20"/>
        </w:rPr>
      </w:pPr>
      <w:del w:id="15" w:author="J. D. Lewis" w:date="2026-03-04T09:03:00Z" w16du:dateUtc="2026-03-04T15:03:00Z">
        <w:r w:rsidRPr="00EA217A" w:rsidDel="00D24E3C">
          <w:rPr>
            <w:b/>
            <w:bCs/>
            <w:sz w:val="24"/>
            <w:szCs w:val="24"/>
          </w:rPr>
          <w:delText>•</w:delText>
        </w:r>
        <w:r w:rsidRPr="008F434F" w:rsidDel="00D24E3C">
          <w:rPr>
            <w:sz w:val="20"/>
            <w:szCs w:val="20"/>
          </w:rPr>
          <w:tab/>
          <w:delText>Shift the wall by approximately one foot (or as close to that dimension as feasible, depending on existing lighting and HVAC constraints) to provide additional space within the storage room.</w:delText>
        </w:r>
      </w:del>
    </w:p>
    <w:p w14:paraId="3CDE691E" w14:textId="730A9C2F" w:rsidR="00EA217A" w:rsidRPr="008F434F" w:rsidDel="00D24E3C" w:rsidRDefault="00EA217A" w:rsidP="00EA217A">
      <w:pPr>
        <w:pStyle w:val="DateJLL"/>
        <w:jc w:val="center"/>
        <w:rPr>
          <w:del w:id="16" w:author="J. D. Lewis" w:date="2026-03-04T09:03:00Z" w16du:dateUtc="2026-03-04T15:03:00Z"/>
          <w:sz w:val="20"/>
          <w:szCs w:val="20"/>
        </w:rPr>
      </w:pPr>
      <w:del w:id="17" w:author="J. D. Lewis" w:date="2026-03-04T09:03:00Z" w16du:dateUtc="2026-03-04T15:03:00Z">
        <w:r w:rsidRPr="008F434F" w:rsidDel="00D24E3C">
          <w:rPr>
            <w:sz w:val="20"/>
            <w:szCs w:val="20"/>
          </w:rPr>
          <w:delText>•</w:delText>
        </w:r>
        <w:r w:rsidRPr="008F434F" w:rsidDel="00D24E3C">
          <w:rPr>
            <w:sz w:val="20"/>
            <w:szCs w:val="20"/>
          </w:rPr>
          <w:tab/>
          <w:delText>Extend the millwork around the corner in the workroom to create additional storage. The required copier dimensions are noted below. As an alternative, the copier could be relocated along the entry wall if that proves to be a better fit.</w:delText>
        </w:r>
      </w:del>
    </w:p>
    <w:p w14:paraId="3B737B57" w14:textId="7916A67D" w:rsidR="00EA217A" w:rsidRPr="00EA217A" w:rsidRDefault="00EA217A" w:rsidP="00EA217A">
      <w:pPr>
        <w:pStyle w:val="DateJLL"/>
        <w:jc w:val="center"/>
        <w:rPr>
          <w:b/>
          <w:bCs/>
          <w:sz w:val="24"/>
          <w:szCs w:val="24"/>
        </w:rPr>
      </w:pPr>
      <w:del w:id="18" w:author="J. D. Lewis" w:date="2026-03-04T09:03:00Z" w16du:dateUtc="2026-03-04T15:03:00Z">
        <w:r w:rsidRPr="00EA217A" w:rsidDel="00D24E3C">
          <w:rPr>
            <w:b/>
            <w:bCs/>
            <w:sz w:val="24"/>
            <w:szCs w:val="24"/>
          </w:rPr>
          <w:delText xml:space="preserve"> </w:delText>
        </w:r>
      </w:del>
    </w:p>
    <w:p w14:paraId="3664AE34" w14:textId="584F9178" w:rsidR="00EA217A" w:rsidRPr="008F434F" w:rsidRDefault="00EA217A" w:rsidP="008F434F">
      <w:pPr>
        <w:pStyle w:val="DateJLL"/>
        <w:jc w:val="center"/>
        <w:rPr>
          <w:b/>
          <w:bCs/>
          <w:sz w:val="24"/>
          <w:szCs w:val="24"/>
        </w:rPr>
      </w:pPr>
      <w:r w:rsidRPr="00EA217A">
        <w:rPr>
          <w:b/>
          <w:bCs/>
          <w:sz w:val="24"/>
          <w:szCs w:val="24"/>
        </w:rPr>
        <w:t xml:space="preserve"> </w:t>
      </w:r>
    </w:p>
    <w:sectPr w:rsidR="00EA217A" w:rsidRPr="008F434F" w:rsidSect="00406DB1">
      <w:footerReference w:type="default" r:id="rId13"/>
      <w:headerReference w:type="first" r:id="rId14"/>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14426" w14:textId="77777777" w:rsidR="00A2767B" w:rsidRDefault="00A2767B" w:rsidP="00BD60D7">
      <w:pPr>
        <w:spacing w:after="0" w:line="240" w:lineRule="auto"/>
      </w:pPr>
      <w:r>
        <w:separator/>
      </w:r>
    </w:p>
  </w:endnote>
  <w:endnote w:type="continuationSeparator" w:id="0">
    <w:p w14:paraId="0CC4E8ED" w14:textId="77777777" w:rsidR="00A2767B" w:rsidRDefault="00A2767B" w:rsidP="00BD6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ource Sans Pro Light">
    <w:charset w:val="00"/>
    <w:family w:val="swiss"/>
    <w:pitch w:val="variable"/>
    <w:sig w:usb0="600002F7" w:usb1="02000001"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Source Sans Pro SemiBold">
    <w:charset w:val="00"/>
    <w:family w:val="swiss"/>
    <w:pitch w:val="variable"/>
    <w:sig w:usb0="600002F7" w:usb1="02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B5E0" w14:textId="77777777" w:rsidR="00362F05" w:rsidRDefault="00362F05" w:rsidP="00362F05">
    <w:pPr>
      <w:pStyle w:val="NormalJLL"/>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159D4" w14:textId="77777777" w:rsidR="00A2767B" w:rsidRDefault="00A2767B" w:rsidP="00BD60D7">
      <w:pPr>
        <w:spacing w:after="0" w:line="240" w:lineRule="auto"/>
      </w:pPr>
      <w:r>
        <w:separator/>
      </w:r>
    </w:p>
  </w:footnote>
  <w:footnote w:type="continuationSeparator" w:id="0">
    <w:p w14:paraId="1E261EFF" w14:textId="77777777" w:rsidR="00A2767B" w:rsidRDefault="00A2767B" w:rsidP="00BD6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3642" w14:textId="17A760EC" w:rsidR="000D0480" w:rsidRDefault="000D0480">
    <w:pPr>
      <w:pStyle w:val="Header"/>
    </w:pPr>
    <w:r>
      <w:rPr>
        <w:noProof/>
        <w:lang w:val="en-SG" w:eastAsia="zh-CN" w:bidi="th-TH"/>
      </w:rPr>
      <w:drawing>
        <wp:anchor distT="0" distB="0" distL="114300" distR="114300" simplePos="0" relativeHeight="251659264" behindDoc="0" locked="1" layoutInCell="1" allowOverlap="1" wp14:anchorId="67023590" wp14:editId="0B3DF2B6">
          <wp:simplePos x="0" y="0"/>
          <wp:positionH relativeFrom="page">
            <wp:posOffset>720090</wp:posOffset>
          </wp:positionH>
          <wp:positionV relativeFrom="page">
            <wp:posOffset>366395</wp:posOffset>
          </wp:positionV>
          <wp:extent cx="3286800" cy="338400"/>
          <wp:effectExtent l="0" t="0" r="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86800" cy="338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C0E10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FEC8C5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BAE35D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C066C9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A3A29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34A7B6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524FDC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94EB8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8A3B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B7E2B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A5FA1"/>
    <w:multiLevelType w:val="hybridMultilevel"/>
    <w:tmpl w:val="6000479A"/>
    <w:lvl w:ilvl="0" w:tplc="34589050">
      <w:start w:val="1"/>
      <w:numFmt w:val="decimal"/>
      <w:pStyle w:val="NumberedOneJLL"/>
      <w:lvlText w:val="%1."/>
      <w:lvlJc w:val="left"/>
      <w:pPr>
        <w:ind w:left="360" w:hanging="360"/>
      </w:pPr>
      <w:rPr>
        <w:rFonts w:hint="default"/>
        <w:b w:val="0"/>
        <w:i w:val="0"/>
        <w:color w:val="D51918"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76274BC"/>
    <w:multiLevelType w:val="hybridMultilevel"/>
    <w:tmpl w:val="9A8A412E"/>
    <w:lvl w:ilvl="0" w:tplc="428658E8">
      <w:start w:val="1"/>
      <w:numFmt w:val="lowerLetter"/>
      <w:pStyle w:val="NumberedTwoJLL"/>
      <w:lvlText w:val="%1."/>
      <w:lvlJc w:val="left"/>
      <w:pPr>
        <w:ind w:left="720" w:hanging="360"/>
      </w:pPr>
      <w:rPr>
        <w:rFonts w:hint="default"/>
        <w:b w:val="0"/>
        <w:i w:val="0"/>
        <w:color w:val="BE151B"/>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F7654B3"/>
    <w:multiLevelType w:val="multilevel"/>
    <w:tmpl w:val="39EED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B49F6"/>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BD2479F"/>
    <w:multiLevelType w:val="hybridMultilevel"/>
    <w:tmpl w:val="3D44A5EE"/>
    <w:lvl w:ilvl="0" w:tplc="ABBE4416">
      <w:start w:val="1"/>
      <w:numFmt w:val="lowerRoman"/>
      <w:pStyle w:val="NumberedThreeJLL"/>
      <w:lvlText w:val="%1."/>
      <w:lvlJc w:val="left"/>
      <w:pPr>
        <w:ind w:left="1080" w:hanging="360"/>
      </w:pPr>
      <w:rPr>
        <w:rFonts w:hint="default"/>
        <w:b w:val="0"/>
        <w:i w:val="0"/>
        <w:color w:val="BE151B"/>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C22615D"/>
    <w:multiLevelType w:val="multilevel"/>
    <w:tmpl w:val="E556D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914E8"/>
    <w:multiLevelType w:val="multilevel"/>
    <w:tmpl w:val="719AA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85BF8"/>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FB035B"/>
    <w:multiLevelType w:val="hybridMultilevel"/>
    <w:tmpl w:val="F1666A5E"/>
    <w:lvl w:ilvl="0" w:tplc="04B889DA">
      <w:start w:val="1"/>
      <w:numFmt w:val="bullet"/>
      <w:pStyle w:val="BulletThreeJLL"/>
      <w:lvlText w:val="■"/>
      <w:lvlJc w:val="left"/>
      <w:pPr>
        <w:ind w:left="720" w:hanging="360"/>
      </w:pPr>
      <w:rPr>
        <w:rFonts w:ascii="Arial" w:hAnsi="Arial" w:hint="default"/>
        <w:color w:val="62646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DE2514"/>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5305D5"/>
    <w:multiLevelType w:val="hybridMultilevel"/>
    <w:tmpl w:val="111E2F4C"/>
    <w:lvl w:ilvl="0" w:tplc="172C5E1C">
      <w:start w:val="1"/>
      <w:numFmt w:val="bullet"/>
      <w:pStyle w:val="BulletThreeNoSpaceAfterJLL"/>
      <w:lvlText w:val="■"/>
      <w:lvlJc w:val="left"/>
      <w:pPr>
        <w:ind w:left="720" w:hanging="360"/>
      </w:pPr>
      <w:rPr>
        <w:rFonts w:ascii="Arial" w:hAnsi="Arial" w:hint="default"/>
        <w:color w:val="62646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913366"/>
    <w:multiLevelType w:val="hybridMultilevel"/>
    <w:tmpl w:val="04241558"/>
    <w:lvl w:ilvl="0" w:tplc="E24E5C7E">
      <w:start w:val="1"/>
      <w:numFmt w:val="bullet"/>
      <w:pStyle w:val="BulletOneNoSpaceAfterJLL"/>
      <w:lvlText w:val="■"/>
      <w:lvlJc w:val="left"/>
      <w:pPr>
        <w:ind w:left="720" w:hanging="360"/>
      </w:pPr>
      <w:rPr>
        <w:rFonts w:ascii="Arial" w:hAnsi="Arial" w:hint="default"/>
        <w:color w:val="E3061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6662E52"/>
    <w:multiLevelType w:val="hybridMultilevel"/>
    <w:tmpl w:val="82325772"/>
    <w:lvl w:ilvl="0" w:tplc="5C1E8520">
      <w:start w:val="1"/>
      <w:numFmt w:val="bullet"/>
      <w:pStyle w:val="BulletTwoNoSpaceAfterJLL"/>
      <w:lvlText w:val="–"/>
      <w:lvlJc w:val="left"/>
      <w:pPr>
        <w:ind w:left="720" w:hanging="360"/>
      </w:pPr>
      <w:rPr>
        <w:rFonts w:ascii="Franklin Gothic Book" w:hAnsi="Franklin Gothic Book" w:hint="default"/>
        <w:color w:val="E3061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9A0C6C"/>
    <w:multiLevelType w:val="multilevel"/>
    <w:tmpl w:val="1A86DA30"/>
    <w:lvl w:ilvl="0">
      <w:start w:val="1"/>
      <w:numFmt w:val="decimal"/>
      <w:pStyle w:val="SectionHeadingNumberedJLL"/>
      <w:lvlText w:val="%1"/>
      <w:lvlJc w:val="left"/>
      <w:pPr>
        <w:ind w:left="360" w:hanging="360"/>
      </w:pPr>
      <w:rPr>
        <w:rFonts w:hint="default"/>
      </w:rPr>
    </w:lvl>
    <w:lvl w:ilvl="1">
      <w:start w:val="1"/>
      <w:numFmt w:val="decimal"/>
      <w:pStyle w:val="HeadingOneNumberedJLL"/>
      <w:lvlText w:val="%1.%2"/>
      <w:lvlJc w:val="left"/>
      <w:pPr>
        <w:ind w:left="360" w:hanging="360"/>
      </w:pPr>
      <w:rPr>
        <w:rFonts w:hint="default"/>
      </w:rPr>
    </w:lvl>
    <w:lvl w:ilvl="2">
      <w:start w:val="1"/>
      <w:numFmt w:val="decimal"/>
      <w:pStyle w:val="HeadingTwoNumberedJL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88434BC"/>
    <w:multiLevelType w:val="hybridMultilevel"/>
    <w:tmpl w:val="29A034F6"/>
    <w:lvl w:ilvl="0" w:tplc="222414E8">
      <w:start w:val="1"/>
      <w:numFmt w:val="bullet"/>
      <w:pStyle w:val="BulletOneJLL"/>
      <w:lvlText w:val="■"/>
      <w:lvlJc w:val="left"/>
      <w:pPr>
        <w:ind w:left="720" w:hanging="360"/>
      </w:pPr>
      <w:rPr>
        <w:rFonts w:ascii="Arial" w:hAnsi="Arial" w:hint="default"/>
        <w:color w:val="E3061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F87177"/>
    <w:multiLevelType w:val="hybridMultilevel"/>
    <w:tmpl w:val="222C73F6"/>
    <w:lvl w:ilvl="0" w:tplc="D4FEC69C">
      <w:start w:val="1"/>
      <w:numFmt w:val="bullet"/>
      <w:pStyle w:val="BulletTwoJLL"/>
      <w:lvlText w:val="–"/>
      <w:lvlJc w:val="left"/>
      <w:pPr>
        <w:ind w:left="720" w:hanging="360"/>
      </w:pPr>
      <w:rPr>
        <w:rFonts w:ascii="Franklin Gothic Book" w:hAnsi="Franklin Gothic Book" w:hint="default"/>
        <w:color w:val="E3061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0505988">
    <w:abstractNumId w:val="24"/>
  </w:num>
  <w:num w:numId="2" w16cid:durableId="1687904643">
    <w:abstractNumId w:val="21"/>
  </w:num>
  <w:num w:numId="3" w16cid:durableId="1641760969">
    <w:abstractNumId w:val="18"/>
  </w:num>
  <w:num w:numId="4" w16cid:durableId="238685011">
    <w:abstractNumId w:val="20"/>
  </w:num>
  <w:num w:numId="5" w16cid:durableId="1955624800">
    <w:abstractNumId w:val="25"/>
  </w:num>
  <w:num w:numId="6" w16cid:durableId="1454249997">
    <w:abstractNumId w:val="22"/>
  </w:num>
  <w:num w:numId="7" w16cid:durableId="1533804621">
    <w:abstractNumId w:val="19"/>
  </w:num>
  <w:num w:numId="8" w16cid:durableId="1028259944">
    <w:abstractNumId w:val="17"/>
  </w:num>
  <w:num w:numId="9" w16cid:durableId="1804075904">
    <w:abstractNumId w:val="13"/>
  </w:num>
  <w:num w:numId="10" w16cid:durableId="227038258">
    <w:abstractNumId w:val="9"/>
  </w:num>
  <w:num w:numId="11" w16cid:durableId="503665175">
    <w:abstractNumId w:val="7"/>
  </w:num>
  <w:num w:numId="12" w16cid:durableId="684358453">
    <w:abstractNumId w:val="6"/>
  </w:num>
  <w:num w:numId="13" w16cid:durableId="412363407">
    <w:abstractNumId w:val="5"/>
  </w:num>
  <w:num w:numId="14" w16cid:durableId="422342831">
    <w:abstractNumId w:val="4"/>
  </w:num>
  <w:num w:numId="15" w16cid:durableId="1365326536">
    <w:abstractNumId w:val="8"/>
  </w:num>
  <w:num w:numId="16" w16cid:durableId="99447903">
    <w:abstractNumId w:val="3"/>
  </w:num>
  <w:num w:numId="17" w16cid:durableId="403991337">
    <w:abstractNumId w:val="2"/>
  </w:num>
  <w:num w:numId="18" w16cid:durableId="1813794741">
    <w:abstractNumId w:val="1"/>
  </w:num>
  <w:num w:numId="19" w16cid:durableId="752434900">
    <w:abstractNumId w:val="0"/>
  </w:num>
  <w:num w:numId="20" w16cid:durableId="676080869">
    <w:abstractNumId w:val="23"/>
  </w:num>
  <w:num w:numId="21" w16cid:durableId="1504592377">
    <w:abstractNumId w:val="23"/>
  </w:num>
  <w:num w:numId="22" w16cid:durableId="986396415">
    <w:abstractNumId w:val="23"/>
  </w:num>
  <w:num w:numId="23" w16cid:durableId="517888656">
    <w:abstractNumId w:val="10"/>
  </w:num>
  <w:num w:numId="24" w16cid:durableId="373433232">
    <w:abstractNumId w:val="11"/>
  </w:num>
  <w:num w:numId="25" w16cid:durableId="1306660953">
    <w:abstractNumId w:val="14"/>
  </w:num>
  <w:num w:numId="26" w16cid:durableId="495345729">
    <w:abstractNumId w:val="19"/>
  </w:num>
  <w:num w:numId="27" w16cid:durableId="1780295219">
    <w:abstractNumId w:val="17"/>
  </w:num>
  <w:num w:numId="28" w16cid:durableId="984548901">
    <w:abstractNumId w:val="13"/>
  </w:num>
  <w:num w:numId="29" w16cid:durableId="2062173228">
    <w:abstractNumId w:val="24"/>
  </w:num>
  <w:num w:numId="30" w16cid:durableId="63526440">
    <w:abstractNumId w:val="21"/>
  </w:num>
  <w:num w:numId="31" w16cid:durableId="428090776">
    <w:abstractNumId w:val="18"/>
  </w:num>
  <w:num w:numId="32" w16cid:durableId="431433216">
    <w:abstractNumId w:val="20"/>
  </w:num>
  <w:num w:numId="33" w16cid:durableId="1928691043">
    <w:abstractNumId w:val="25"/>
  </w:num>
  <w:num w:numId="34" w16cid:durableId="215630296">
    <w:abstractNumId w:val="22"/>
  </w:num>
  <w:num w:numId="35" w16cid:durableId="283578573">
    <w:abstractNumId w:val="23"/>
  </w:num>
  <w:num w:numId="36" w16cid:durableId="1766071283">
    <w:abstractNumId w:val="23"/>
  </w:num>
  <w:num w:numId="37" w16cid:durableId="1700474043">
    <w:abstractNumId w:val="9"/>
  </w:num>
  <w:num w:numId="38" w16cid:durableId="538707526">
    <w:abstractNumId w:val="7"/>
  </w:num>
  <w:num w:numId="39" w16cid:durableId="833911980">
    <w:abstractNumId w:val="6"/>
  </w:num>
  <w:num w:numId="40" w16cid:durableId="618146155">
    <w:abstractNumId w:val="5"/>
  </w:num>
  <w:num w:numId="41" w16cid:durableId="1562984924">
    <w:abstractNumId w:val="4"/>
  </w:num>
  <w:num w:numId="42" w16cid:durableId="2103212182">
    <w:abstractNumId w:val="8"/>
  </w:num>
  <w:num w:numId="43" w16cid:durableId="486676649">
    <w:abstractNumId w:val="3"/>
  </w:num>
  <w:num w:numId="44" w16cid:durableId="172844820">
    <w:abstractNumId w:val="2"/>
  </w:num>
  <w:num w:numId="45" w16cid:durableId="899831041">
    <w:abstractNumId w:val="1"/>
  </w:num>
  <w:num w:numId="46" w16cid:durableId="130632384">
    <w:abstractNumId w:val="0"/>
  </w:num>
  <w:num w:numId="47" w16cid:durableId="1446464714">
    <w:abstractNumId w:val="10"/>
  </w:num>
  <w:num w:numId="48" w16cid:durableId="665743869">
    <w:abstractNumId w:val="11"/>
  </w:num>
  <w:num w:numId="49" w16cid:durableId="67458287">
    <w:abstractNumId w:val="14"/>
  </w:num>
  <w:num w:numId="50" w16cid:durableId="142158710">
    <w:abstractNumId w:val="23"/>
  </w:num>
  <w:num w:numId="51" w16cid:durableId="1710377048">
    <w:abstractNumId w:val="15"/>
  </w:num>
  <w:num w:numId="52" w16cid:durableId="503131739">
    <w:abstractNumId w:val="16"/>
  </w:num>
  <w:num w:numId="53" w16cid:durableId="151633884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 D. Lewis">
    <w15:presenceInfo w15:providerId="AD" w15:userId="S::jdlewis@hpitx.com::9651b6fd-f24c-480e-8c50-803ff076a688"/>
  </w15:person>
  <w15:person w15:author="Jake Ragusa">
    <w15:presenceInfo w15:providerId="None" w15:userId="Jake Ragus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F19"/>
    <w:rsid w:val="00026BCF"/>
    <w:rsid w:val="000334AC"/>
    <w:rsid w:val="00091539"/>
    <w:rsid w:val="000A15BD"/>
    <w:rsid w:val="000A15E5"/>
    <w:rsid w:val="000B4C24"/>
    <w:rsid w:val="000B581D"/>
    <w:rsid w:val="000C0DFB"/>
    <w:rsid w:val="000D0480"/>
    <w:rsid w:val="00126F11"/>
    <w:rsid w:val="001521D5"/>
    <w:rsid w:val="00157B06"/>
    <w:rsid w:val="00180D8A"/>
    <w:rsid w:val="001C2089"/>
    <w:rsid w:val="001C6766"/>
    <w:rsid w:val="001E01E9"/>
    <w:rsid w:val="00201B45"/>
    <w:rsid w:val="002023A0"/>
    <w:rsid w:val="00207614"/>
    <w:rsid w:val="00254CDA"/>
    <w:rsid w:val="002649E0"/>
    <w:rsid w:val="00275317"/>
    <w:rsid w:val="002C1508"/>
    <w:rsid w:val="002E0CEE"/>
    <w:rsid w:val="002E6B71"/>
    <w:rsid w:val="0031143F"/>
    <w:rsid w:val="0032320D"/>
    <w:rsid w:val="003435B5"/>
    <w:rsid w:val="00360202"/>
    <w:rsid w:val="00361489"/>
    <w:rsid w:val="00362F05"/>
    <w:rsid w:val="003A4D18"/>
    <w:rsid w:val="003A7467"/>
    <w:rsid w:val="003C1191"/>
    <w:rsid w:val="003C7F06"/>
    <w:rsid w:val="003F09AF"/>
    <w:rsid w:val="00403851"/>
    <w:rsid w:val="00406DB1"/>
    <w:rsid w:val="00407531"/>
    <w:rsid w:val="004641CF"/>
    <w:rsid w:val="00470A08"/>
    <w:rsid w:val="0049642A"/>
    <w:rsid w:val="004A267A"/>
    <w:rsid w:val="004A6CE9"/>
    <w:rsid w:val="004D774D"/>
    <w:rsid w:val="004E0286"/>
    <w:rsid w:val="004E39AF"/>
    <w:rsid w:val="004F4DB1"/>
    <w:rsid w:val="00503208"/>
    <w:rsid w:val="00512AE5"/>
    <w:rsid w:val="00521854"/>
    <w:rsid w:val="00572AF5"/>
    <w:rsid w:val="00581153"/>
    <w:rsid w:val="005836D2"/>
    <w:rsid w:val="00597ADC"/>
    <w:rsid w:val="005A7C48"/>
    <w:rsid w:val="005D4B88"/>
    <w:rsid w:val="005F091B"/>
    <w:rsid w:val="00610AF0"/>
    <w:rsid w:val="006132C2"/>
    <w:rsid w:val="0069350D"/>
    <w:rsid w:val="006B2945"/>
    <w:rsid w:val="006C4338"/>
    <w:rsid w:val="006C6B88"/>
    <w:rsid w:val="006E4289"/>
    <w:rsid w:val="00716A3B"/>
    <w:rsid w:val="00720327"/>
    <w:rsid w:val="00752140"/>
    <w:rsid w:val="00771740"/>
    <w:rsid w:val="00772120"/>
    <w:rsid w:val="007739DC"/>
    <w:rsid w:val="00794E99"/>
    <w:rsid w:val="007B6281"/>
    <w:rsid w:val="007D4171"/>
    <w:rsid w:val="00802ACA"/>
    <w:rsid w:val="00816C64"/>
    <w:rsid w:val="0083401C"/>
    <w:rsid w:val="008516A8"/>
    <w:rsid w:val="00854560"/>
    <w:rsid w:val="00877187"/>
    <w:rsid w:val="00880F8C"/>
    <w:rsid w:val="008C5B37"/>
    <w:rsid w:val="008D38C6"/>
    <w:rsid w:val="008F2F1B"/>
    <w:rsid w:val="008F434F"/>
    <w:rsid w:val="00927AD8"/>
    <w:rsid w:val="00930F5F"/>
    <w:rsid w:val="00932DE1"/>
    <w:rsid w:val="00951AE8"/>
    <w:rsid w:val="00961A38"/>
    <w:rsid w:val="00997052"/>
    <w:rsid w:val="009B1586"/>
    <w:rsid w:val="009C79F1"/>
    <w:rsid w:val="00A022A8"/>
    <w:rsid w:val="00A24098"/>
    <w:rsid w:val="00A2767B"/>
    <w:rsid w:val="00A3168B"/>
    <w:rsid w:val="00A41BE3"/>
    <w:rsid w:val="00A428EA"/>
    <w:rsid w:val="00A52D24"/>
    <w:rsid w:val="00A61630"/>
    <w:rsid w:val="00A66C36"/>
    <w:rsid w:val="00A67E0A"/>
    <w:rsid w:val="00A708C4"/>
    <w:rsid w:val="00A8448D"/>
    <w:rsid w:val="00AA2D77"/>
    <w:rsid w:val="00AA3F69"/>
    <w:rsid w:val="00AA712C"/>
    <w:rsid w:val="00AB37BD"/>
    <w:rsid w:val="00AC3F19"/>
    <w:rsid w:val="00AE7E74"/>
    <w:rsid w:val="00B0048F"/>
    <w:rsid w:val="00B81ED8"/>
    <w:rsid w:val="00B907DE"/>
    <w:rsid w:val="00B948DA"/>
    <w:rsid w:val="00BA1008"/>
    <w:rsid w:val="00BC39A3"/>
    <w:rsid w:val="00BC5DBC"/>
    <w:rsid w:val="00BD0526"/>
    <w:rsid w:val="00BD60D7"/>
    <w:rsid w:val="00C0507D"/>
    <w:rsid w:val="00C27EC3"/>
    <w:rsid w:val="00C35D79"/>
    <w:rsid w:val="00C35FD9"/>
    <w:rsid w:val="00C4089C"/>
    <w:rsid w:val="00C610DD"/>
    <w:rsid w:val="00CA28CD"/>
    <w:rsid w:val="00CB4BC0"/>
    <w:rsid w:val="00CB7B18"/>
    <w:rsid w:val="00CC0627"/>
    <w:rsid w:val="00D03FBA"/>
    <w:rsid w:val="00D118D2"/>
    <w:rsid w:val="00D22115"/>
    <w:rsid w:val="00D24E3C"/>
    <w:rsid w:val="00D70EC9"/>
    <w:rsid w:val="00D85A12"/>
    <w:rsid w:val="00D86479"/>
    <w:rsid w:val="00DA6E9D"/>
    <w:rsid w:val="00DE724E"/>
    <w:rsid w:val="00DF4DA8"/>
    <w:rsid w:val="00E27D3F"/>
    <w:rsid w:val="00E50B0A"/>
    <w:rsid w:val="00EA217A"/>
    <w:rsid w:val="00EE1401"/>
    <w:rsid w:val="00EE1CA4"/>
    <w:rsid w:val="00EE41B8"/>
    <w:rsid w:val="00EE456E"/>
    <w:rsid w:val="00F0386D"/>
    <w:rsid w:val="00F05B22"/>
    <w:rsid w:val="00F13B13"/>
    <w:rsid w:val="00FD1D4F"/>
    <w:rsid w:val="00FE001A"/>
    <w:rsid w:val="00FF12A9"/>
    <w:rsid w:val="00FF4EB2"/>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02461B"/>
  <w14:defaultImageDpi w14:val="32767"/>
  <w15:docId w15:val="{DAB34ABD-9136-4541-A56A-FB0967CA1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13" w:defSemiHidden="0" w:defUnhideWhenUsed="0" w:defQFormat="0" w:count="376">
    <w:lsdException w:name="heading 1" w:semiHidden="1"/>
    <w:lsdException w:name="heading 2" w:semiHidden="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Reference" w:semiHidden="1"/>
    <w:lsdException w:name="Book Title" w:semiHidden="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3"/>
    <w:semiHidden/>
    <w:rsid w:val="003C7F06"/>
  </w:style>
  <w:style w:type="paragraph" w:styleId="Heading1">
    <w:name w:val="heading 1"/>
    <w:basedOn w:val="Normal"/>
    <w:next w:val="Normal"/>
    <w:link w:val="Heading1Char"/>
    <w:uiPriority w:val="13"/>
    <w:semiHidden/>
    <w:rsid w:val="003C7F06"/>
    <w:pPr>
      <w:keepNext/>
      <w:keepLines/>
      <w:spacing w:before="480" w:after="0"/>
      <w:outlineLvl w:val="0"/>
    </w:pPr>
    <w:rPr>
      <w:rFonts w:asciiTheme="majorHAnsi" w:eastAsiaTheme="majorEastAsia" w:hAnsiTheme="majorHAnsi" w:cstheme="majorBidi"/>
      <w:b/>
      <w:bCs/>
      <w:color w:val="9F1212" w:themeColor="accent1" w:themeShade="BF"/>
      <w:sz w:val="28"/>
      <w:szCs w:val="28"/>
    </w:rPr>
  </w:style>
  <w:style w:type="paragraph" w:styleId="Heading2">
    <w:name w:val="heading 2"/>
    <w:basedOn w:val="Normal"/>
    <w:next w:val="Normal"/>
    <w:link w:val="Heading2Char"/>
    <w:uiPriority w:val="13"/>
    <w:semiHidden/>
    <w:rsid w:val="003C7F06"/>
    <w:pPr>
      <w:keepNext/>
      <w:keepLines/>
      <w:spacing w:before="200" w:after="0"/>
      <w:outlineLvl w:val="1"/>
    </w:pPr>
    <w:rPr>
      <w:rFonts w:asciiTheme="majorHAnsi" w:eastAsiaTheme="majorEastAsia" w:hAnsiTheme="majorHAnsi" w:cstheme="majorBidi"/>
      <w:b/>
      <w:bCs/>
      <w:color w:val="D51918" w:themeColor="accent1"/>
      <w:sz w:val="26"/>
      <w:szCs w:val="26"/>
    </w:rPr>
  </w:style>
  <w:style w:type="paragraph" w:styleId="Heading3">
    <w:name w:val="heading 3"/>
    <w:basedOn w:val="Normal"/>
    <w:next w:val="Normal"/>
    <w:link w:val="Heading3Char"/>
    <w:uiPriority w:val="13"/>
    <w:semiHidden/>
    <w:rsid w:val="003C7F06"/>
    <w:pPr>
      <w:keepNext/>
      <w:keepLines/>
      <w:spacing w:before="200" w:after="0"/>
      <w:outlineLvl w:val="2"/>
    </w:pPr>
    <w:rPr>
      <w:rFonts w:asciiTheme="majorHAnsi" w:eastAsiaTheme="majorEastAsia" w:hAnsiTheme="majorHAnsi" w:cstheme="majorBidi"/>
      <w:b/>
      <w:bCs/>
      <w:color w:val="D51918" w:themeColor="accent1"/>
    </w:rPr>
  </w:style>
  <w:style w:type="paragraph" w:styleId="Heading4">
    <w:name w:val="heading 4"/>
    <w:basedOn w:val="Normal"/>
    <w:next w:val="Normal"/>
    <w:link w:val="Heading4Char"/>
    <w:uiPriority w:val="13"/>
    <w:semiHidden/>
    <w:rsid w:val="003C7F06"/>
    <w:pPr>
      <w:keepNext/>
      <w:keepLines/>
      <w:spacing w:before="200" w:after="0"/>
      <w:outlineLvl w:val="3"/>
    </w:pPr>
    <w:rPr>
      <w:rFonts w:asciiTheme="majorHAnsi" w:eastAsiaTheme="majorEastAsia" w:hAnsiTheme="majorHAnsi" w:cstheme="majorBidi"/>
      <w:b/>
      <w:bCs/>
      <w:i/>
      <w:iCs/>
      <w:color w:val="D51918" w:themeColor="accent1"/>
    </w:rPr>
  </w:style>
  <w:style w:type="paragraph" w:styleId="Heading5">
    <w:name w:val="heading 5"/>
    <w:basedOn w:val="Normal"/>
    <w:next w:val="Normal"/>
    <w:link w:val="Heading5Char"/>
    <w:uiPriority w:val="13"/>
    <w:semiHidden/>
    <w:rsid w:val="003C7F06"/>
    <w:pPr>
      <w:keepNext/>
      <w:keepLines/>
      <w:spacing w:before="200" w:after="0"/>
      <w:outlineLvl w:val="4"/>
    </w:pPr>
    <w:rPr>
      <w:rFonts w:asciiTheme="majorHAnsi" w:eastAsiaTheme="majorEastAsia" w:hAnsiTheme="majorHAnsi" w:cstheme="majorBidi"/>
      <w:color w:val="6A0C0C" w:themeColor="accent1" w:themeShade="7F"/>
    </w:rPr>
  </w:style>
  <w:style w:type="paragraph" w:styleId="Heading6">
    <w:name w:val="heading 6"/>
    <w:basedOn w:val="Normal"/>
    <w:next w:val="Normal"/>
    <w:link w:val="Heading6Char"/>
    <w:uiPriority w:val="13"/>
    <w:semiHidden/>
    <w:rsid w:val="003C7F06"/>
    <w:pPr>
      <w:keepNext/>
      <w:keepLines/>
      <w:spacing w:before="200" w:after="0"/>
      <w:outlineLvl w:val="5"/>
    </w:pPr>
    <w:rPr>
      <w:rFonts w:asciiTheme="majorHAnsi" w:eastAsiaTheme="majorEastAsia" w:hAnsiTheme="majorHAnsi" w:cstheme="majorBidi"/>
      <w:i/>
      <w:iCs/>
      <w:color w:val="6A0C0C" w:themeColor="accent1" w:themeShade="7F"/>
    </w:rPr>
  </w:style>
  <w:style w:type="paragraph" w:styleId="Heading7">
    <w:name w:val="heading 7"/>
    <w:basedOn w:val="Normal"/>
    <w:next w:val="Normal"/>
    <w:link w:val="Heading7Char"/>
    <w:uiPriority w:val="13"/>
    <w:semiHidden/>
    <w:rsid w:val="003C7F0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3"/>
    <w:semiHidden/>
    <w:rsid w:val="003C7F06"/>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13"/>
    <w:semiHidden/>
    <w:rsid w:val="003C7F0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JLL">
    <w:name w:val="Normal_JLL"/>
    <w:uiPriority w:val="13"/>
    <w:rsid w:val="003C7F06"/>
    <w:pPr>
      <w:spacing w:after="0" w:line="240" w:lineRule="auto"/>
    </w:pPr>
    <w:rPr>
      <w:rFonts w:ascii="Arial" w:hAnsi="Arial"/>
      <w:lang w:val="en-US"/>
    </w:rPr>
  </w:style>
  <w:style w:type="paragraph" w:customStyle="1" w:styleId="BodyTextJLL">
    <w:name w:val="Body Text_JLL"/>
    <w:basedOn w:val="NormalJLL"/>
    <w:qFormat/>
    <w:rsid w:val="003C7F06"/>
    <w:pPr>
      <w:spacing w:after="280" w:line="228" w:lineRule="auto"/>
    </w:pPr>
  </w:style>
  <w:style w:type="paragraph" w:styleId="Header">
    <w:name w:val="header"/>
    <w:basedOn w:val="Normal"/>
    <w:link w:val="HeaderChar"/>
    <w:uiPriority w:val="99"/>
    <w:rsid w:val="003C7F06"/>
    <w:pPr>
      <w:tabs>
        <w:tab w:val="center" w:pos="4513"/>
        <w:tab w:val="right" w:pos="9026"/>
      </w:tabs>
      <w:spacing w:after="0" w:line="240" w:lineRule="auto"/>
    </w:pPr>
    <w:rPr>
      <w:rFonts w:ascii="Arial" w:hAnsi="Arial"/>
    </w:rPr>
  </w:style>
  <w:style w:type="character" w:customStyle="1" w:styleId="HeaderChar">
    <w:name w:val="Header Char"/>
    <w:basedOn w:val="DefaultParagraphFont"/>
    <w:link w:val="Header"/>
    <w:uiPriority w:val="99"/>
    <w:rsid w:val="003C7F06"/>
    <w:rPr>
      <w:rFonts w:ascii="Arial" w:hAnsi="Arial"/>
    </w:rPr>
  </w:style>
  <w:style w:type="paragraph" w:styleId="Footer">
    <w:name w:val="footer"/>
    <w:basedOn w:val="Normal"/>
    <w:link w:val="FooterChar"/>
    <w:uiPriority w:val="13"/>
    <w:semiHidden/>
    <w:rsid w:val="003C7F06"/>
    <w:pPr>
      <w:tabs>
        <w:tab w:val="center" w:pos="4513"/>
        <w:tab w:val="right" w:pos="9026"/>
      </w:tabs>
      <w:spacing w:after="0" w:line="240" w:lineRule="auto"/>
    </w:pPr>
  </w:style>
  <w:style w:type="character" w:customStyle="1" w:styleId="FooterChar">
    <w:name w:val="Footer Char"/>
    <w:basedOn w:val="DefaultParagraphFont"/>
    <w:link w:val="Footer"/>
    <w:uiPriority w:val="13"/>
    <w:semiHidden/>
    <w:rsid w:val="003C7F06"/>
  </w:style>
  <w:style w:type="paragraph" w:styleId="BalloonText">
    <w:name w:val="Balloon Text"/>
    <w:basedOn w:val="Normal"/>
    <w:link w:val="BalloonTextChar"/>
    <w:uiPriority w:val="13"/>
    <w:semiHidden/>
    <w:rsid w:val="003C7F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13"/>
    <w:semiHidden/>
    <w:rsid w:val="003C7F06"/>
    <w:rPr>
      <w:rFonts w:ascii="Tahoma" w:hAnsi="Tahoma" w:cs="Tahoma"/>
      <w:sz w:val="16"/>
      <w:szCs w:val="16"/>
    </w:rPr>
  </w:style>
  <w:style w:type="table" w:styleId="TableGrid">
    <w:name w:val="Table Grid"/>
    <w:basedOn w:val="TableNormal"/>
    <w:uiPriority w:val="13"/>
    <w:rsid w:val="003C7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JLL">
    <w:name w:val="Address_JLL"/>
    <w:basedOn w:val="NormalJLL"/>
    <w:uiPriority w:val="12"/>
    <w:qFormat/>
    <w:rsid w:val="003C7F06"/>
    <w:rPr>
      <w:sz w:val="18"/>
    </w:rPr>
  </w:style>
  <w:style w:type="paragraph" w:customStyle="1" w:styleId="SpaceJLL">
    <w:name w:val="Space_JLL"/>
    <w:basedOn w:val="NormalJLL"/>
    <w:uiPriority w:val="13"/>
    <w:rsid w:val="003C7F06"/>
    <w:pPr>
      <w:spacing w:line="14" w:lineRule="exact"/>
    </w:pPr>
    <w:rPr>
      <w:sz w:val="2"/>
    </w:rPr>
  </w:style>
  <w:style w:type="paragraph" w:customStyle="1" w:styleId="DateJLL">
    <w:name w:val="Date_JLL"/>
    <w:basedOn w:val="NormalJLL"/>
    <w:uiPriority w:val="7"/>
    <w:qFormat/>
    <w:rsid w:val="003C7F06"/>
    <w:pPr>
      <w:spacing w:after="480"/>
    </w:pPr>
  </w:style>
  <w:style w:type="paragraph" w:customStyle="1" w:styleId="RecipientAddressJLL">
    <w:name w:val="Recipient Address_JLL"/>
    <w:basedOn w:val="NormalJLL"/>
    <w:uiPriority w:val="8"/>
    <w:qFormat/>
    <w:rsid w:val="003C7F06"/>
    <w:pPr>
      <w:spacing w:line="228" w:lineRule="auto"/>
    </w:pPr>
  </w:style>
  <w:style w:type="paragraph" w:customStyle="1" w:styleId="ToJLL">
    <w:name w:val="To_JLL"/>
    <w:basedOn w:val="NormalJLL"/>
    <w:uiPriority w:val="9"/>
    <w:qFormat/>
    <w:rsid w:val="003C7F06"/>
    <w:pPr>
      <w:spacing w:before="480" w:after="480"/>
    </w:pPr>
  </w:style>
  <w:style w:type="paragraph" w:customStyle="1" w:styleId="SignOffJLL">
    <w:name w:val="Sign Off_JLL"/>
    <w:basedOn w:val="NormalJLL"/>
    <w:uiPriority w:val="10"/>
    <w:qFormat/>
    <w:rsid w:val="003C7F06"/>
    <w:pPr>
      <w:spacing w:before="480"/>
    </w:pPr>
  </w:style>
  <w:style w:type="paragraph" w:customStyle="1" w:styleId="SenderJLL">
    <w:name w:val="Sender_JLL"/>
    <w:basedOn w:val="NormalJLL"/>
    <w:uiPriority w:val="11"/>
    <w:qFormat/>
    <w:rsid w:val="003C7F06"/>
  </w:style>
  <w:style w:type="paragraph" w:customStyle="1" w:styleId="BulletOneJLL">
    <w:name w:val="Bullet One_JLL"/>
    <w:basedOn w:val="NormalJLL"/>
    <w:uiPriority w:val="1"/>
    <w:qFormat/>
    <w:rsid w:val="003C7F06"/>
    <w:pPr>
      <w:numPr>
        <w:numId w:val="29"/>
      </w:numPr>
      <w:spacing w:after="280" w:line="228" w:lineRule="auto"/>
      <w:contextualSpacing/>
    </w:pPr>
  </w:style>
  <w:style w:type="paragraph" w:customStyle="1" w:styleId="BulletOneNoSpaceAfterJLL">
    <w:name w:val="Bullet One (No Space After)_JLL"/>
    <w:basedOn w:val="BulletOneJLL"/>
    <w:uiPriority w:val="2"/>
    <w:qFormat/>
    <w:rsid w:val="003C7F06"/>
    <w:pPr>
      <w:numPr>
        <w:numId w:val="30"/>
      </w:numPr>
      <w:spacing w:after="0"/>
    </w:pPr>
  </w:style>
  <w:style w:type="paragraph" w:customStyle="1" w:styleId="BulletThreeJLL">
    <w:name w:val="Bullet Three_JLL"/>
    <w:basedOn w:val="NormalJLL"/>
    <w:uiPriority w:val="5"/>
    <w:qFormat/>
    <w:rsid w:val="003C7F06"/>
    <w:pPr>
      <w:numPr>
        <w:numId w:val="31"/>
      </w:numPr>
      <w:spacing w:after="280" w:line="228" w:lineRule="auto"/>
    </w:pPr>
  </w:style>
  <w:style w:type="paragraph" w:customStyle="1" w:styleId="BulletThreeNoSpaceAfterJLL">
    <w:name w:val="Bullet Three (No Space After)_JLL"/>
    <w:basedOn w:val="BulletThreeJLL"/>
    <w:uiPriority w:val="6"/>
    <w:qFormat/>
    <w:rsid w:val="003C7F06"/>
    <w:pPr>
      <w:numPr>
        <w:numId w:val="32"/>
      </w:numPr>
      <w:spacing w:after="0"/>
    </w:pPr>
  </w:style>
  <w:style w:type="paragraph" w:customStyle="1" w:styleId="BulletTwoJLL">
    <w:name w:val="Bullet Two_JLL"/>
    <w:basedOn w:val="NormalJLL"/>
    <w:uiPriority w:val="3"/>
    <w:qFormat/>
    <w:rsid w:val="003C7F06"/>
    <w:pPr>
      <w:numPr>
        <w:numId w:val="33"/>
      </w:numPr>
      <w:spacing w:after="280" w:line="228" w:lineRule="auto"/>
    </w:pPr>
  </w:style>
  <w:style w:type="paragraph" w:customStyle="1" w:styleId="BulletTwoNoSpaceAfterJLL">
    <w:name w:val="Bullet Two (No Space After)_JLL"/>
    <w:basedOn w:val="BulletTwoJLL"/>
    <w:uiPriority w:val="4"/>
    <w:qFormat/>
    <w:rsid w:val="003C7F06"/>
    <w:pPr>
      <w:numPr>
        <w:numId w:val="34"/>
      </w:numPr>
      <w:spacing w:after="0"/>
    </w:pPr>
  </w:style>
  <w:style w:type="numbering" w:styleId="111111">
    <w:name w:val="Outline List 2"/>
    <w:basedOn w:val="NoList"/>
    <w:uiPriority w:val="13"/>
    <w:semiHidden/>
    <w:unhideWhenUsed/>
    <w:rsid w:val="003C7F06"/>
    <w:pPr>
      <w:numPr>
        <w:numId w:val="7"/>
      </w:numPr>
    </w:pPr>
  </w:style>
  <w:style w:type="numbering" w:styleId="1ai">
    <w:name w:val="Outline List 1"/>
    <w:basedOn w:val="NoList"/>
    <w:uiPriority w:val="13"/>
    <w:semiHidden/>
    <w:unhideWhenUsed/>
    <w:rsid w:val="003C7F06"/>
    <w:pPr>
      <w:numPr>
        <w:numId w:val="8"/>
      </w:numPr>
    </w:pPr>
  </w:style>
  <w:style w:type="character" w:customStyle="1" w:styleId="Heading1Char">
    <w:name w:val="Heading 1 Char"/>
    <w:basedOn w:val="DefaultParagraphFont"/>
    <w:link w:val="Heading1"/>
    <w:uiPriority w:val="13"/>
    <w:semiHidden/>
    <w:rsid w:val="003C7F06"/>
    <w:rPr>
      <w:rFonts w:asciiTheme="majorHAnsi" w:eastAsiaTheme="majorEastAsia" w:hAnsiTheme="majorHAnsi" w:cstheme="majorBidi"/>
      <w:b/>
      <w:bCs/>
      <w:color w:val="9F1212" w:themeColor="accent1" w:themeShade="BF"/>
      <w:sz w:val="28"/>
      <w:szCs w:val="28"/>
    </w:rPr>
  </w:style>
  <w:style w:type="character" w:customStyle="1" w:styleId="Heading2Char">
    <w:name w:val="Heading 2 Char"/>
    <w:basedOn w:val="DefaultParagraphFont"/>
    <w:link w:val="Heading2"/>
    <w:uiPriority w:val="13"/>
    <w:semiHidden/>
    <w:rsid w:val="003C7F06"/>
    <w:rPr>
      <w:rFonts w:asciiTheme="majorHAnsi" w:eastAsiaTheme="majorEastAsia" w:hAnsiTheme="majorHAnsi" w:cstheme="majorBidi"/>
      <w:b/>
      <w:bCs/>
      <w:color w:val="D51918" w:themeColor="accent1"/>
      <w:sz w:val="26"/>
      <w:szCs w:val="26"/>
    </w:rPr>
  </w:style>
  <w:style w:type="character" w:customStyle="1" w:styleId="Heading3Char">
    <w:name w:val="Heading 3 Char"/>
    <w:basedOn w:val="DefaultParagraphFont"/>
    <w:link w:val="Heading3"/>
    <w:uiPriority w:val="13"/>
    <w:semiHidden/>
    <w:rsid w:val="003C7F06"/>
    <w:rPr>
      <w:rFonts w:asciiTheme="majorHAnsi" w:eastAsiaTheme="majorEastAsia" w:hAnsiTheme="majorHAnsi" w:cstheme="majorBidi"/>
      <w:b/>
      <w:bCs/>
      <w:color w:val="D51918" w:themeColor="accent1"/>
    </w:rPr>
  </w:style>
  <w:style w:type="character" w:customStyle="1" w:styleId="Heading4Char">
    <w:name w:val="Heading 4 Char"/>
    <w:basedOn w:val="DefaultParagraphFont"/>
    <w:link w:val="Heading4"/>
    <w:uiPriority w:val="13"/>
    <w:semiHidden/>
    <w:rsid w:val="003C7F06"/>
    <w:rPr>
      <w:rFonts w:asciiTheme="majorHAnsi" w:eastAsiaTheme="majorEastAsia" w:hAnsiTheme="majorHAnsi" w:cstheme="majorBidi"/>
      <w:b/>
      <w:bCs/>
      <w:i/>
      <w:iCs/>
      <w:color w:val="D51918" w:themeColor="accent1"/>
    </w:rPr>
  </w:style>
  <w:style w:type="character" w:customStyle="1" w:styleId="Heading5Char">
    <w:name w:val="Heading 5 Char"/>
    <w:basedOn w:val="DefaultParagraphFont"/>
    <w:link w:val="Heading5"/>
    <w:uiPriority w:val="13"/>
    <w:semiHidden/>
    <w:rsid w:val="003C7F06"/>
    <w:rPr>
      <w:rFonts w:asciiTheme="majorHAnsi" w:eastAsiaTheme="majorEastAsia" w:hAnsiTheme="majorHAnsi" w:cstheme="majorBidi"/>
      <w:color w:val="6A0C0C" w:themeColor="accent1" w:themeShade="7F"/>
    </w:rPr>
  </w:style>
  <w:style w:type="character" w:customStyle="1" w:styleId="Heading6Char">
    <w:name w:val="Heading 6 Char"/>
    <w:basedOn w:val="DefaultParagraphFont"/>
    <w:link w:val="Heading6"/>
    <w:uiPriority w:val="13"/>
    <w:semiHidden/>
    <w:rsid w:val="003C7F06"/>
    <w:rPr>
      <w:rFonts w:asciiTheme="majorHAnsi" w:eastAsiaTheme="majorEastAsia" w:hAnsiTheme="majorHAnsi" w:cstheme="majorBidi"/>
      <w:i/>
      <w:iCs/>
      <w:color w:val="6A0C0C" w:themeColor="accent1" w:themeShade="7F"/>
    </w:rPr>
  </w:style>
  <w:style w:type="character" w:customStyle="1" w:styleId="Heading7Char">
    <w:name w:val="Heading 7 Char"/>
    <w:basedOn w:val="DefaultParagraphFont"/>
    <w:link w:val="Heading7"/>
    <w:uiPriority w:val="13"/>
    <w:semiHidden/>
    <w:rsid w:val="003C7F0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13"/>
    <w:semiHidden/>
    <w:rsid w:val="003C7F0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13"/>
    <w:semiHidden/>
    <w:rsid w:val="003C7F06"/>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13"/>
    <w:semiHidden/>
    <w:unhideWhenUsed/>
    <w:rsid w:val="003C7F06"/>
    <w:pPr>
      <w:numPr>
        <w:numId w:val="9"/>
      </w:numPr>
    </w:pPr>
  </w:style>
  <w:style w:type="paragraph" w:styleId="Bibliography">
    <w:name w:val="Bibliography"/>
    <w:basedOn w:val="Normal"/>
    <w:next w:val="Normal"/>
    <w:uiPriority w:val="13"/>
    <w:semiHidden/>
    <w:rsid w:val="003C7F06"/>
  </w:style>
  <w:style w:type="paragraph" w:styleId="BlockText">
    <w:name w:val="Block Text"/>
    <w:basedOn w:val="Normal"/>
    <w:uiPriority w:val="13"/>
    <w:semiHidden/>
    <w:rsid w:val="003C7F06"/>
    <w:pPr>
      <w:pBdr>
        <w:top w:val="single" w:sz="2" w:space="10" w:color="D51918" w:themeColor="accent1" w:shadow="1"/>
        <w:left w:val="single" w:sz="2" w:space="10" w:color="D51918" w:themeColor="accent1" w:shadow="1"/>
        <w:bottom w:val="single" w:sz="2" w:space="10" w:color="D51918" w:themeColor="accent1" w:shadow="1"/>
        <w:right w:val="single" w:sz="2" w:space="10" w:color="D51918" w:themeColor="accent1" w:shadow="1"/>
      </w:pBdr>
      <w:ind w:left="1152" w:right="1152"/>
    </w:pPr>
    <w:rPr>
      <w:rFonts w:eastAsiaTheme="minorEastAsia"/>
      <w:i/>
      <w:iCs/>
      <w:color w:val="D51918" w:themeColor="accent1"/>
    </w:rPr>
  </w:style>
  <w:style w:type="paragraph" w:styleId="BodyText">
    <w:name w:val="Body Text"/>
    <w:basedOn w:val="Normal"/>
    <w:link w:val="BodyTextChar"/>
    <w:uiPriority w:val="13"/>
    <w:semiHidden/>
    <w:rsid w:val="003C7F06"/>
    <w:pPr>
      <w:spacing w:after="120"/>
    </w:pPr>
  </w:style>
  <w:style w:type="character" w:customStyle="1" w:styleId="BodyTextChar">
    <w:name w:val="Body Text Char"/>
    <w:basedOn w:val="DefaultParagraphFont"/>
    <w:link w:val="BodyText"/>
    <w:uiPriority w:val="13"/>
    <w:semiHidden/>
    <w:rsid w:val="003C7F06"/>
  </w:style>
  <w:style w:type="paragraph" w:styleId="BodyText2">
    <w:name w:val="Body Text 2"/>
    <w:basedOn w:val="Normal"/>
    <w:link w:val="BodyText2Char"/>
    <w:uiPriority w:val="13"/>
    <w:semiHidden/>
    <w:rsid w:val="003C7F06"/>
    <w:pPr>
      <w:spacing w:after="120" w:line="480" w:lineRule="auto"/>
    </w:pPr>
  </w:style>
  <w:style w:type="character" w:customStyle="1" w:styleId="BodyText2Char">
    <w:name w:val="Body Text 2 Char"/>
    <w:basedOn w:val="DefaultParagraphFont"/>
    <w:link w:val="BodyText2"/>
    <w:uiPriority w:val="13"/>
    <w:semiHidden/>
    <w:rsid w:val="003C7F06"/>
  </w:style>
  <w:style w:type="paragraph" w:styleId="BodyText3">
    <w:name w:val="Body Text 3"/>
    <w:basedOn w:val="Normal"/>
    <w:link w:val="BodyText3Char"/>
    <w:uiPriority w:val="13"/>
    <w:semiHidden/>
    <w:rsid w:val="003C7F06"/>
    <w:pPr>
      <w:spacing w:after="120"/>
    </w:pPr>
    <w:rPr>
      <w:sz w:val="16"/>
      <w:szCs w:val="16"/>
    </w:rPr>
  </w:style>
  <w:style w:type="character" w:customStyle="1" w:styleId="BodyText3Char">
    <w:name w:val="Body Text 3 Char"/>
    <w:basedOn w:val="DefaultParagraphFont"/>
    <w:link w:val="BodyText3"/>
    <w:uiPriority w:val="13"/>
    <w:semiHidden/>
    <w:rsid w:val="003C7F06"/>
    <w:rPr>
      <w:sz w:val="16"/>
      <w:szCs w:val="16"/>
    </w:rPr>
  </w:style>
  <w:style w:type="paragraph" w:styleId="BodyTextFirstIndent">
    <w:name w:val="Body Text First Indent"/>
    <w:basedOn w:val="BodyText"/>
    <w:link w:val="BodyTextFirstIndentChar"/>
    <w:uiPriority w:val="13"/>
    <w:semiHidden/>
    <w:rsid w:val="003C7F06"/>
    <w:pPr>
      <w:spacing w:after="200"/>
      <w:ind w:firstLine="360"/>
    </w:pPr>
  </w:style>
  <w:style w:type="character" w:customStyle="1" w:styleId="BodyTextFirstIndentChar">
    <w:name w:val="Body Text First Indent Char"/>
    <w:basedOn w:val="BodyTextChar"/>
    <w:link w:val="BodyTextFirstIndent"/>
    <w:uiPriority w:val="13"/>
    <w:semiHidden/>
    <w:rsid w:val="003C7F06"/>
  </w:style>
  <w:style w:type="paragraph" w:styleId="BodyTextIndent">
    <w:name w:val="Body Text Indent"/>
    <w:basedOn w:val="Normal"/>
    <w:link w:val="BodyTextIndentChar"/>
    <w:uiPriority w:val="13"/>
    <w:semiHidden/>
    <w:rsid w:val="003C7F06"/>
    <w:pPr>
      <w:spacing w:after="120"/>
      <w:ind w:left="283"/>
    </w:pPr>
  </w:style>
  <w:style w:type="character" w:customStyle="1" w:styleId="BodyTextIndentChar">
    <w:name w:val="Body Text Indent Char"/>
    <w:basedOn w:val="DefaultParagraphFont"/>
    <w:link w:val="BodyTextIndent"/>
    <w:uiPriority w:val="13"/>
    <w:semiHidden/>
    <w:rsid w:val="003C7F06"/>
  </w:style>
  <w:style w:type="paragraph" w:styleId="BodyTextFirstIndent2">
    <w:name w:val="Body Text First Indent 2"/>
    <w:basedOn w:val="BodyTextIndent"/>
    <w:link w:val="BodyTextFirstIndent2Char"/>
    <w:uiPriority w:val="13"/>
    <w:semiHidden/>
    <w:rsid w:val="003C7F06"/>
    <w:pPr>
      <w:spacing w:after="200"/>
      <w:ind w:left="360" w:firstLine="360"/>
    </w:pPr>
  </w:style>
  <w:style w:type="character" w:customStyle="1" w:styleId="BodyTextFirstIndent2Char">
    <w:name w:val="Body Text First Indent 2 Char"/>
    <w:basedOn w:val="BodyTextIndentChar"/>
    <w:link w:val="BodyTextFirstIndent2"/>
    <w:uiPriority w:val="13"/>
    <w:semiHidden/>
    <w:rsid w:val="003C7F06"/>
  </w:style>
  <w:style w:type="paragraph" w:styleId="BodyTextIndent2">
    <w:name w:val="Body Text Indent 2"/>
    <w:basedOn w:val="Normal"/>
    <w:link w:val="BodyTextIndent2Char"/>
    <w:uiPriority w:val="13"/>
    <w:semiHidden/>
    <w:rsid w:val="003C7F06"/>
    <w:pPr>
      <w:spacing w:after="120" w:line="480" w:lineRule="auto"/>
      <w:ind w:left="283"/>
    </w:pPr>
  </w:style>
  <w:style w:type="character" w:customStyle="1" w:styleId="BodyTextIndent2Char">
    <w:name w:val="Body Text Indent 2 Char"/>
    <w:basedOn w:val="DefaultParagraphFont"/>
    <w:link w:val="BodyTextIndent2"/>
    <w:uiPriority w:val="13"/>
    <w:semiHidden/>
    <w:rsid w:val="003C7F06"/>
  </w:style>
  <w:style w:type="paragraph" w:styleId="BodyTextIndent3">
    <w:name w:val="Body Text Indent 3"/>
    <w:basedOn w:val="Normal"/>
    <w:link w:val="BodyTextIndent3Char"/>
    <w:uiPriority w:val="13"/>
    <w:semiHidden/>
    <w:rsid w:val="003C7F06"/>
    <w:pPr>
      <w:spacing w:after="120"/>
      <w:ind w:left="283"/>
    </w:pPr>
    <w:rPr>
      <w:sz w:val="16"/>
      <w:szCs w:val="16"/>
    </w:rPr>
  </w:style>
  <w:style w:type="character" w:customStyle="1" w:styleId="BodyTextIndent3Char">
    <w:name w:val="Body Text Indent 3 Char"/>
    <w:basedOn w:val="DefaultParagraphFont"/>
    <w:link w:val="BodyTextIndent3"/>
    <w:uiPriority w:val="13"/>
    <w:semiHidden/>
    <w:rsid w:val="003C7F06"/>
    <w:rPr>
      <w:sz w:val="16"/>
      <w:szCs w:val="16"/>
    </w:rPr>
  </w:style>
  <w:style w:type="character" w:styleId="BookTitle">
    <w:name w:val="Book Title"/>
    <w:basedOn w:val="DefaultParagraphFont"/>
    <w:uiPriority w:val="13"/>
    <w:semiHidden/>
    <w:rsid w:val="003C7F06"/>
    <w:rPr>
      <w:b/>
      <w:bCs/>
      <w:smallCaps/>
      <w:spacing w:val="5"/>
    </w:rPr>
  </w:style>
  <w:style w:type="paragraph" w:styleId="Caption">
    <w:name w:val="caption"/>
    <w:basedOn w:val="Normal"/>
    <w:next w:val="Normal"/>
    <w:uiPriority w:val="13"/>
    <w:semiHidden/>
    <w:rsid w:val="003C7F06"/>
    <w:pPr>
      <w:spacing w:line="240" w:lineRule="auto"/>
    </w:pPr>
    <w:rPr>
      <w:b/>
      <w:bCs/>
      <w:color w:val="D51918" w:themeColor="accent1"/>
      <w:sz w:val="18"/>
      <w:szCs w:val="18"/>
    </w:rPr>
  </w:style>
  <w:style w:type="paragraph" w:styleId="Closing">
    <w:name w:val="Closing"/>
    <w:basedOn w:val="Normal"/>
    <w:link w:val="ClosingChar"/>
    <w:uiPriority w:val="13"/>
    <w:semiHidden/>
    <w:rsid w:val="003C7F06"/>
    <w:pPr>
      <w:spacing w:after="0" w:line="240" w:lineRule="auto"/>
      <w:ind w:left="4252"/>
    </w:pPr>
  </w:style>
  <w:style w:type="character" w:customStyle="1" w:styleId="ClosingChar">
    <w:name w:val="Closing Char"/>
    <w:basedOn w:val="DefaultParagraphFont"/>
    <w:link w:val="Closing"/>
    <w:uiPriority w:val="13"/>
    <w:semiHidden/>
    <w:rsid w:val="003C7F06"/>
  </w:style>
  <w:style w:type="table" w:styleId="ColorfulGrid">
    <w:name w:val="Colorful Grid"/>
    <w:basedOn w:val="TableNormal"/>
    <w:uiPriority w:val="13"/>
    <w:rsid w:val="003C7F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13"/>
    <w:rsid w:val="003C7F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ECD" w:themeFill="accent1" w:themeFillTint="33"/>
    </w:tcPr>
    <w:tblStylePr w:type="firstRow">
      <w:rPr>
        <w:b/>
        <w:bCs/>
      </w:rPr>
      <w:tblPr/>
      <w:tcPr>
        <w:shd w:val="clear" w:color="auto" w:fill="F49D9C" w:themeFill="accent1" w:themeFillTint="66"/>
      </w:tcPr>
    </w:tblStylePr>
    <w:tblStylePr w:type="lastRow">
      <w:rPr>
        <w:b/>
        <w:bCs/>
        <w:color w:val="000000" w:themeColor="text1"/>
      </w:rPr>
      <w:tblPr/>
      <w:tcPr>
        <w:shd w:val="clear" w:color="auto" w:fill="F49D9C" w:themeFill="accent1" w:themeFillTint="66"/>
      </w:tcPr>
    </w:tblStylePr>
    <w:tblStylePr w:type="firstCol">
      <w:rPr>
        <w:color w:val="FFFFFF" w:themeColor="background1"/>
      </w:rPr>
      <w:tblPr/>
      <w:tcPr>
        <w:shd w:val="clear" w:color="auto" w:fill="9F1212" w:themeFill="accent1" w:themeFillShade="BF"/>
      </w:tcPr>
    </w:tblStylePr>
    <w:tblStylePr w:type="lastCol">
      <w:rPr>
        <w:color w:val="FFFFFF" w:themeColor="background1"/>
      </w:rPr>
      <w:tblPr/>
      <w:tcPr>
        <w:shd w:val="clear" w:color="auto" w:fill="9F1212" w:themeFill="accent1" w:themeFillShade="BF"/>
      </w:tcPr>
    </w:tblStylePr>
    <w:tblStylePr w:type="band1Vert">
      <w:tblPr/>
      <w:tcPr>
        <w:shd w:val="clear" w:color="auto" w:fill="F18584" w:themeFill="accent1" w:themeFillTint="7F"/>
      </w:tcPr>
    </w:tblStylePr>
    <w:tblStylePr w:type="band1Horz">
      <w:tblPr/>
      <w:tcPr>
        <w:shd w:val="clear" w:color="auto" w:fill="F18584" w:themeFill="accent1" w:themeFillTint="7F"/>
      </w:tcPr>
    </w:tblStylePr>
  </w:style>
  <w:style w:type="table" w:styleId="ColorfulGrid-Accent2">
    <w:name w:val="Colorful Grid Accent 2"/>
    <w:basedOn w:val="TableNormal"/>
    <w:uiPriority w:val="13"/>
    <w:rsid w:val="003C7F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1F8FA" w:themeFill="accent2" w:themeFillTint="33"/>
    </w:tcPr>
    <w:tblStylePr w:type="firstRow">
      <w:rPr>
        <w:b/>
        <w:bCs/>
      </w:rPr>
      <w:tblPr/>
      <w:tcPr>
        <w:shd w:val="clear" w:color="auto" w:fill="E4F1F5" w:themeFill="accent2" w:themeFillTint="66"/>
      </w:tcPr>
    </w:tblStylePr>
    <w:tblStylePr w:type="lastRow">
      <w:rPr>
        <w:b/>
        <w:bCs/>
        <w:color w:val="000000" w:themeColor="text1"/>
      </w:rPr>
      <w:tblPr/>
      <w:tcPr>
        <w:shd w:val="clear" w:color="auto" w:fill="E4F1F5" w:themeFill="accent2" w:themeFillTint="66"/>
      </w:tcPr>
    </w:tblStylePr>
    <w:tblStylePr w:type="firstCol">
      <w:rPr>
        <w:color w:val="FFFFFF" w:themeColor="background1"/>
      </w:rPr>
      <w:tblPr/>
      <w:tcPr>
        <w:shd w:val="clear" w:color="auto" w:fill="6FB8C9" w:themeFill="accent2" w:themeFillShade="BF"/>
      </w:tcPr>
    </w:tblStylePr>
    <w:tblStylePr w:type="lastCol">
      <w:rPr>
        <w:color w:val="FFFFFF" w:themeColor="background1"/>
      </w:rPr>
      <w:tblPr/>
      <w:tcPr>
        <w:shd w:val="clear" w:color="auto" w:fill="6FB8C9" w:themeFill="accent2" w:themeFillShade="BF"/>
      </w:tcPr>
    </w:tblStylePr>
    <w:tblStylePr w:type="band1Vert">
      <w:tblPr/>
      <w:tcPr>
        <w:shd w:val="clear" w:color="auto" w:fill="DDEEF2" w:themeFill="accent2" w:themeFillTint="7F"/>
      </w:tcPr>
    </w:tblStylePr>
    <w:tblStylePr w:type="band1Horz">
      <w:tblPr/>
      <w:tcPr>
        <w:shd w:val="clear" w:color="auto" w:fill="DDEEF2" w:themeFill="accent2" w:themeFillTint="7F"/>
      </w:tcPr>
    </w:tblStylePr>
  </w:style>
  <w:style w:type="table" w:styleId="ColorfulGrid-Accent3">
    <w:name w:val="Colorful Grid Accent 3"/>
    <w:basedOn w:val="TableNormal"/>
    <w:uiPriority w:val="13"/>
    <w:rsid w:val="003C7F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3EE" w:themeFill="accent3" w:themeFillTint="33"/>
    </w:tcPr>
    <w:tblStylePr w:type="firstRow">
      <w:rPr>
        <w:b/>
        <w:bCs/>
      </w:rPr>
      <w:tblPr/>
      <w:tcPr>
        <w:shd w:val="clear" w:color="auto" w:fill="F2E8DE" w:themeFill="accent3" w:themeFillTint="66"/>
      </w:tcPr>
    </w:tblStylePr>
    <w:tblStylePr w:type="lastRow">
      <w:rPr>
        <w:b/>
        <w:bCs/>
        <w:color w:val="000000" w:themeColor="text1"/>
      </w:rPr>
      <w:tblPr/>
      <w:tcPr>
        <w:shd w:val="clear" w:color="auto" w:fill="F2E8DE" w:themeFill="accent3" w:themeFillTint="66"/>
      </w:tcPr>
    </w:tblStylePr>
    <w:tblStylePr w:type="firstCol">
      <w:rPr>
        <w:color w:val="FFFFFF" w:themeColor="background1"/>
      </w:rPr>
      <w:tblPr/>
      <w:tcPr>
        <w:shd w:val="clear" w:color="auto" w:fill="C49364" w:themeFill="accent3" w:themeFillShade="BF"/>
      </w:tcPr>
    </w:tblStylePr>
    <w:tblStylePr w:type="lastCol">
      <w:rPr>
        <w:color w:val="FFFFFF" w:themeColor="background1"/>
      </w:rPr>
      <w:tblPr/>
      <w:tcPr>
        <w:shd w:val="clear" w:color="auto" w:fill="C49364" w:themeFill="accent3" w:themeFillShade="BF"/>
      </w:tcPr>
    </w:tblStylePr>
    <w:tblStylePr w:type="band1Vert">
      <w:tblPr/>
      <w:tcPr>
        <w:shd w:val="clear" w:color="auto" w:fill="EFE2D6" w:themeFill="accent3" w:themeFillTint="7F"/>
      </w:tcPr>
    </w:tblStylePr>
    <w:tblStylePr w:type="band1Horz">
      <w:tblPr/>
      <w:tcPr>
        <w:shd w:val="clear" w:color="auto" w:fill="EFE2D6" w:themeFill="accent3" w:themeFillTint="7F"/>
      </w:tcPr>
    </w:tblStylePr>
  </w:style>
  <w:style w:type="table" w:styleId="ColorfulGrid-Accent4">
    <w:name w:val="Colorful Grid Accent 4"/>
    <w:basedOn w:val="TableNormal"/>
    <w:uiPriority w:val="13"/>
    <w:rsid w:val="003C7F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A9EAFF" w:themeFill="accent4" w:themeFillTint="33"/>
    </w:tcPr>
    <w:tblStylePr w:type="firstRow">
      <w:rPr>
        <w:b/>
        <w:bCs/>
      </w:rPr>
      <w:tblPr/>
      <w:tcPr>
        <w:shd w:val="clear" w:color="auto" w:fill="53D6FF" w:themeFill="accent4" w:themeFillTint="66"/>
      </w:tcPr>
    </w:tblStylePr>
    <w:tblStylePr w:type="lastRow">
      <w:rPr>
        <w:b/>
        <w:bCs/>
        <w:color w:val="000000" w:themeColor="text1"/>
      </w:rPr>
      <w:tblPr/>
      <w:tcPr>
        <w:shd w:val="clear" w:color="auto" w:fill="53D6FF" w:themeFill="accent4" w:themeFillTint="66"/>
      </w:tcPr>
    </w:tblStylePr>
    <w:tblStylePr w:type="firstCol">
      <w:rPr>
        <w:color w:val="FFFFFF" w:themeColor="background1"/>
      </w:rPr>
      <w:tblPr/>
      <w:tcPr>
        <w:shd w:val="clear" w:color="auto" w:fill="002E3C" w:themeFill="accent4" w:themeFillShade="BF"/>
      </w:tcPr>
    </w:tblStylePr>
    <w:tblStylePr w:type="lastCol">
      <w:rPr>
        <w:color w:val="FFFFFF" w:themeColor="background1"/>
      </w:rPr>
      <w:tblPr/>
      <w:tcPr>
        <w:shd w:val="clear" w:color="auto" w:fill="002E3C" w:themeFill="accent4" w:themeFillShade="BF"/>
      </w:tcPr>
    </w:tblStylePr>
    <w:tblStylePr w:type="band1Vert">
      <w:tblPr/>
      <w:tcPr>
        <w:shd w:val="clear" w:color="auto" w:fill="29CCFF" w:themeFill="accent4" w:themeFillTint="7F"/>
      </w:tcPr>
    </w:tblStylePr>
    <w:tblStylePr w:type="band1Horz">
      <w:tblPr/>
      <w:tcPr>
        <w:shd w:val="clear" w:color="auto" w:fill="29CCFF" w:themeFill="accent4" w:themeFillTint="7F"/>
      </w:tcPr>
    </w:tblStylePr>
  </w:style>
  <w:style w:type="table" w:styleId="ColorfulGrid-Accent5">
    <w:name w:val="Colorful Grid Accent 5"/>
    <w:basedOn w:val="TableNormal"/>
    <w:uiPriority w:val="13"/>
    <w:rsid w:val="003C7F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D1E2" w:themeFill="accent5" w:themeFillTint="33"/>
    </w:tcPr>
    <w:tblStylePr w:type="firstRow">
      <w:rPr>
        <w:b/>
        <w:bCs/>
      </w:rPr>
      <w:tblPr/>
      <w:tcPr>
        <w:shd w:val="clear" w:color="auto" w:fill="84A4C6" w:themeFill="accent5" w:themeFillTint="66"/>
      </w:tcPr>
    </w:tblStylePr>
    <w:tblStylePr w:type="lastRow">
      <w:rPr>
        <w:b/>
        <w:bCs/>
        <w:color w:val="000000" w:themeColor="text1"/>
      </w:rPr>
      <w:tblPr/>
      <w:tcPr>
        <w:shd w:val="clear" w:color="auto" w:fill="84A4C6" w:themeFill="accent5" w:themeFillTint="66"/>
      </w:tcPr>
    </w:tblStylePr>
    <w:tblStylePr w:type="firstCol">
      <w:rPr>
        <w:color w:val="FFFFFF" w:themeColor="background1"/>
      </w:rPr>
      <w:tblPr/>
      <w:tcPr>
        <w:shd w:val="clear" w:color="auto" w:fill="0E161E" w:themeFill="accent5" w:themeFillShade="BF"/>
      </w:tcPr>
    </w:tblStylePr>
    <w:tblStylePr w:type="lastCol">
      <w:rPr>
        <w:color w:val="FFFFFF" w:themeColor="background1"/>
      </w:rPr>
      <w:tblPr/>
      <w:tcPr>
        <w:shd w:val="clear" w:color="auto" w:fill="0E161E" w:themeFill="accent5" w:themeFillShade="BF"/>
      </w:tcPr>
    </w:tblStylePr>
    <w:tblStylePr w:type="band1Vert">
      <w:tblPr/>
      <w:tcPr>
        <w:shd w:val="clear" w:color="auto" w:fill="658EB8" w:themeFill="accent5" w:themeFillTint="7F"/>
      </w:tcPr>
    </w:tblStylePr>
    <w:tblStylePr w:type="band1Horz">
      <w:tblPr/>
      <w:tcPr>
        <w:shd w:val="clear" w:color="auto" w:fill="658EB8" w:themeFill="accent5" w:themeFillTint="7F"/>
      </w:tcPr>
    </w:tblStylePr>
  </w:style>
  <w:style w:type="table" w:styleId="ColorfulGrid-Accent6">
    <w:name w:val="Colorful Grid Accent 6"/>
    <w:basedOn w:val="TableNormal"/>
    <w:uiPriority w:val="13"/>
    <w:rsid w:val="003C7F0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6" w:themeFillTint="33"/>
    </w:tcPr>
    <w:tblStylePr w:type="firstRow">
      <w:rPr>
        <w:b/>
        <w:bCs/>
      </w:rPr>
      <w:tblPr/>
      <w:tcPr>
        <w:shd w:val="clear" w:color="auto" w:fill="999999" w:themeFill="accent6" w:themeFillTint="66"/>
      </w:tcPr>
    </w:tblStylePr>
    <w:tblStylePr w:type="lastRow">
      <w:rPr>
        <w:b/>
        <w:bCs/>
        <w:color w:val="000000" w:themeColor="text1"/>
      </w:rPr>
      <w:tblPr/>
      <w:tcPr>
        <w:shd w:val="clear" w:color="auto" w:fill="999999" w:themeFill="accent6" w:themeFillTint="66"/>
      </w:tcPr>
    </w:tblStylePr>
    <w:tblStylePr w:type="firstCol">
      <w:rPr>
        <w:color w:val="FFFFFF" w:themeColor="background1"/>
      </w:rPr>
      <w:tblPr/>
      <w:tcPr>
        <w:shd w:val="clear" w:color="auto" w:fill="000000" w:themeFill="accent6" w:themeFillShade="BF"/>
      </w:tcPr>
    </w:tblStylePr>
    <w:tblStylePr w:type="lastCol">
      <w:rPr>
        <w:color w:val="FFFFFF" w:themeColor="background1"/>
      </w:rPr>
      <w:tblPr/>
      <w:tcPr>
        <w:shd w:val="clear" w:color="auto" w:fill="000000" w:themeFill="accent6" w:themeFillShade="BF"/>
      </w:tc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ColorfulList">
    <w:name w:val="Colorful List"/>
    <w:basedOn w:val="TableNormal"/>
    <w:uiPriority w:val="13"/>
    <w:rsid w:val="003C7F0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FBFCF" w:themeFill="accent2" w:themeFillShade="CC"/>
      </w:tcPr>
    </w:tblStylePr>
    <w:tblStylePr w:type="lastRow">
      <w:rPr>
        <w:b/>
        <w:bCs/>
        <w:color w:val="7FBFC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13"/>
    <w:rsid w:val="003C7F06"/>
    <w:pPr>
      <w:spacing w:after="0" w:line="240" w:lineRule="auto"/>
    </w:pPr>
    <w:rPr>
      <w:color w:val="000000" w:themeColor="text1"/>
    </w:rPr>
    <w:tblPr>
      <w:tblStyleRowBandSize w:val="1"/>
      <w:tblStyleColBandSize w:val="1"/>
    </w:tblPr>
    <w:tcPr>
      <w:shd w:val="clear" w:color="auto" w:fill="FCE6E6" w:themeFill="accent1" w:themeFillTint="19"/>
    </w:tcPr>
    <w:tblStylePr w:type="firstRow">
      <w:rPr>
        <w:b/>
        <w:bCs/>
        <w:color w:val="FFFFFF" w:themeColor="background1"/>
      </w:rPr>
      <w:tblPr/>
      <w:tcPr>
        <w:tcBorders>
          <w:bottom w:val="single" w:sz="12" w:space="0" w:color="FFFFFF" w:themeColor="background1"/>
        </w:tcBorders>
        <w:shd w:val="clear" w:color="auto" w:fill="7FBFCF" w:themeFill="accent2" w:themeFillShade="CC"/>
      </w:tcPr>
    </w:tblStylePr>
    <w:tblStylePr w:type="lastRow">
      <w:rPr>
        <w:b/>
        <w:bCs/>
        <w:color w:val="7FBFC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C2C2" w:themeFill="accent1" w:themeFillTint="3F"/>
      </w:tcPr>
    </w:tblStylePr>
    <w:tblStylePr w:type="band1Horz">
      <w:tblPr/>
      <w:tcPr>
        <w:shd w:val="clear" w:color="auto" w:fill="F9CECD" w:themeFill="accent1" w:themeFillTint="33"/>
      </w:tcPr>
    </w:tblStylePr>
  </w:style>
  <w:style w:type="table" w:styleId="ColorfulList-Accent2">
    <w:name w:val="Colorful List Accent 2"/>
    <w:basedOn w:val="TableNormal"/>
    <w:uiPriority w:val="13"/>
    <w:rsid w:val="003C7F06"/>
    <w:pPr>
      <w:spacing w:after="0" w:line="240" w:lineRule="auto"/>
    </w:pPr>
    <w:rPr>
      <w:color w:val="000000" w:themeColor="text1"/>
    </w:rPr>
    <w:tblPr>
      <w:tblStyleRowBandSize w:val="1"/>
      <w:tblStyleColBandSize w:val="1"/>
    </w:tblPr>
    <w:tcPr>
      <w:shd w:val="clear" w:color="auto" w:fill="F8FBFC" w:themeFill="accent2" w:themeFillTint="19"/>
    </w:tcPr>
    <w:tblStylePr w:type="firstRow">
      <w:rPr>
        <w:b/>
        <w:bCs/>
        <w:color w:val="FFFFFF" w:themeColor="background1"/>
      </w:rPr>
      <w:tblPr/>
      <w:tcPr>
        <w:tcBorders>
          <w:bottom w:val="single" w:sz="12" w:space="0" w:color="FFFFFF" w:themeColor="background1"/>
        </w:tcBorders>
        <w:shd w:val="clear" w:color="auto" w:fill="7FBFCF" w:themeFill="accent2" w:themeFillShade="CC"/>
      </w:tcPr>
    </w:tblStylePr>
    <w:tblStylePr w:type="lastRow">
      <w:rPr>
        <w:b/>
        <w:bCs/>
        <w:color w:val="7FBFC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EF6F8" w:themeFill="accent2" w:themeFillTint="3F"/>
      </w:tcPr>
    </w:tblStylePr>
    <w:tblStylePr w:type="band1Horz">
      <w:tblPr/>
      <w:tcPr>
        <w:shd w:val="clear" w:color="auto" w:fill="F1F8FA" w:themeFill="accent2" w:themeFillTint="33"/>
      </w:tcPr>
    </w:tblStylePr>
  </w:style>
  <w:style w:type="table" w:styleId="ColorfulList-Accent3">
    <w:name w:val="Colorful List Accent 3"/>
    <w:basedOn w:val="TableNormal"/>
    <w:uiPriority w:val="13"/>
    <w:rsid w:val="003C7F06"/>
    <w:pPr>
      <w:spacing w:after="0" w:line="240" w:lineRule="auto"/>
    </w:pPr>
    <w:rPr>
      <w:color w:val="000000" w:themeColor="text1"/>
    </w:rPr>
    <w:tblPr>
      <w:tblStyleRowBandSize w:val="1"/>
      <w:tblStyleColBandSize w:val="1"/>
    </w:tblPr>
    <w:tcPr>
      <w:shd w:val="clear" w:color="auto" w:fill="FCF9F6" w:themeFill="accent3" w:themeFillTint="19"/>
    </w:tcPr>
    <w:tblStylePr w:type="firstRow">
      <w:rPr>
        <w:b/>
        <w:bCs/>
        <w:color w:val="FFFFFF" w:themeColor="background1"/>
      </w:rPr>
      <w:tblPr/>
      <w:tcPr>
        <w:tcBorders>
          <w:bottom w:val="single" w:sz="12" w:space="0" w:color="FFFFFF" w:themeColor="background1"/>
        </w:tcBorders>
        <w:shd w:val="clear" w:color="auto" w:fill="003140" w:themeFill="accent4" w:themeFillShade="CC"/>
      </w:tcPr>
    </w:tblStylePr>
    <w:tblStylePr w:type="lastRow">
      <w:rPr>
        <w:b/>
        <w:bCs/>
        <w:color w:val="00314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F0EA" w:themeFill="accent3" w:themeFillTint="3F"/>
      </w:tcPr>
    </w:tblStylePr>
    <w:tblStylePr w:type="band1Horz">
      <w:tblPr/>
      <w:tcPr>
        <w:shd w:val="clear" w:color="auto" w:fill="F8F3EE" w:themeFill="accent3" w:themeFillTint="33"/>
      </w:tcPr>
    </w:tblStylePr>
  </w:style>
  <w:style w:type="table" w:styleId="ColorfulList-Accent4">
    <w:name w:val="Colorful List Accent 4"/>
    <w:basedOn w:val="TableNormal"/>
    <w:uiPriority w:val="13"/>
    <w:rsid w:val="003C7F06"/>
    <w:pPr>
      <w:spacing w:after="0" w:line="240" w:lineRule="auto"/>
    </w:pPr>
    <w:rPr>
      <w:color w:val="000000" w:themeColor="text1"/>
    </w:rPr>
    <w:tblPr>
      <w:tblStyleRowBandSize w:val="1"/>
      <w:tblStyleColBandSize w:val="1"/>
    </w:tblPr>
    <w:tcPr>
      <w:shd w:val="clear" w:color="auto" w:fill="D4F5FF" w:themeFill="accent4" w:themeFillTint="19"/>
    </w:tcPr>
    <w:tblStylePr w:type="firstRow">
      <w:rPr>
        <w:b/>
        <w:bCs/>
        <w:color w:val="FFFFFF" w:themeColor="background1"/>
      </w:rPr>
      <w:tblPr/>
      <w:tcPr>
        <w:tcBorders>
          <w:bottom w:val="single" w:sz="12" w:space="0" w:color="FFFFFF" w:themeColor="background1"/>
        </w:tcBorders>
        <w:shd w:val="clear" w:color="auto" w:fill="CA9D73" w:themeFill="accent3" w:themeFillShade="CC"/>
      </w:tcPr>
    </w:tblStylePr>
    <w:tblStylePr w:type="lastRow">
      <w:rPr>
        <w:b/>
        <w:bCs/>
        <w:color w:val="CA9D7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5E6FF" w:themeFill="accent4" w:themeFillTint="3F"/>
      </w:tcPr>
    </w:tblStylePr>
    <w:tblStylePr w:type="band1Horz">
      <w:tblPr/>
      <w:tcPr>
        <w:shd w:val="clear" w:color="auto" w:fill="A9EAFF" w:themeFill="accent4" w:themeFillTint="33"/>
      </w:tcPr>
    </w:tblStylePr>
  </w:style>
  <w:style w:type="table" w:styleId="ColorfulList-Accent5">
    <w:name w:val="Colorful List Accent 5"/>
    <w:basedOn w:val="TableNormal"/>
    <w:uiPriority w:val="13"/>
    <w:rsid w:val="003C7F06"/>
    <w:pPr>
      <w:spacing w:after="0" w:line="240" w:lineRule="auto"/>
    </w:pPr>
    <w:rPr>
      <w:color w:val="000000" w:themeColor="text1"/>
    </w:rPr>
    <w:tblPr>
      <w:tblStyleRowBandSize w:val="1"/>
      <w:tblStyleColBandSize w:val="1"/>
    </w:tblPr>
    <w:tcPr>
      <w:shd w:val="clear" w:color="auto" w:fill="E0E8F1" w:themeFill="accent5" w:themeFillTint="19"/>
    </w:tcPr>
    <w:tblStylePr w:type="firstRow">
      <w:rPr>
        <w:b/>
        <w:bCs/>
        <w:color w:val="FFFFFF" w:themeColor="background1"/>
      </w:rPr>
      <w:tblPr/>
      <w:tcPr>
        <w:tcBorders>
          <w:bottom w:val="single" w:sz="12" w:space="0" w:color="FFFFFF" w:themeColor="background1"/>
        </w:tcBorders>
        <w:shd w:val="clear" w:color="auto" w:fill="000000"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C7DB" w:themeFill="accent5" w:themeFillTint="3F"/>
      </w:tcPr>
    </w:tblStylePr>
    <w:tblStylePr w:type="band1Horz">
      <w:tblPr/>
      <w:tcPr>
        <w:shd w:val="clear" w:color="auto" w:fill="C1D1E2" w:themeFill="accent5" w:themeFillTint="33"/>
      </w:tcPr>
    </w:tblStylePr>
  </w:style>
  <w:style w:type="table" w:styleId="ColorfulList-Accent6">
    <w:name w:val="Colorful List Accent 6"/>
    <w:basedOn w:val="TableNormal"/>
    <w:uiPriority w:val="13"/>
    <w:rsid w:val="003C7F06"/>
    <w:pPr>
      <w:spacing w:after="0" w:line="240" w:lineRule="auto"/>
    </w:pPr>
    <w:rPr>
      <w:color w:val="000000" w:themeColor="text1"/>
    </w:rPr>
    <w:tblPr>
      <w:tblStyleRowBandSize w:val="1"/>
      <w:tblStyleColBandSize w:val="1"/>
    </w:tblPr>
    <w:tcPr>
      <w:shd w:val="clear" w:color="auto" w:fill="E6E6E6" w:themeFill="accent6" w:themeFillTint="19"/>
    </w:tcPr>
    <w:tblStylePr w:type="firstRow">
      <w:rPr>
        <w:b/>
        <w:bCs/>
        <w:color w:val="FFFFFF" w:themeColor="background1"/>
      </w:rPr>
      <w:tblPr/>
      <w:tcPr>
        <w:tcBorders>
          <w:bottom w:val="single" w:sz="12" w:space="0" w:color="FFFFFF" w:themeColor="background1"/>
        </w:tcBorders>
        <w:shd w:val="clear" w:color="auto" w:fill="0F1720" w:themeFill="accent5" w:themeFillShade="CC"/>
      </w:tcPr>
    </w:tblStylePr>
    <w:tblStylePr w:type="lastRow">
      <w:rPr>
        <w:b/>
        <w:bCs/>
        <w:color w:val="0F172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6" w:themeFillTint="3F"/>
      </w:tcPr>
    </w:tblStylePr>
    <w:tblStylePr w:type="band1Horz">
      <w:tblPr/>
      <w:tcPr>
        <w:shd w:val="clear" w:color="auto" w:fill="CCCCCC" w:themeFill="accent6" w:themeFillTint="33"/>
      </w:tcPr>
    </w:tblStylePr>
  </w:style>
  <w:style w:type="table" w:styleId="ColorfulShading">
    <w:name w:val="Colorful Shading"/>
    <w:basedOn w:val="TableNormal"/>
    <w:uiPriority w:val="13"/>
    <w:rsid w:val="003C7F06"/>
    <w:pPr>
      <w:spacing w:after="0" w:line="240" w:lineRule="auto"/>
    </w:pPr>
    <w:rPr>
      <w:color w:val="000000" w:themeColor="text1"/>
    </w:rPr>
    <w:tblPr>
      <w:tblStyleRowBandSize w:val="1"/>
      <w:tblStyleColBandSize w:val="1"/>
      <w:tblBorders>
        <w:top w:val="single" w:sz="24" w:space="0" w:color="BCDEE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CDE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13"/>
    <w:rsid w:val="003C7F06"/>
    <w:pPr>
      <w:spacing w:after="0" w:line="240" w:lineRule="auto"/>
    </w:pPr>
    <w:rPr>
      <w:color w:val="000000" w:themeColor="text1"/>
    </w:rPr>
    <w:tblPr>
      <w:tblStyleRowBandSize w:val="1"/>
      <w:tblStyleColBandSize w:val="1"/>
      <w:tblBorders>
        <w:top w:val="single" w:sz="24" w:space="0" w:color="BCDEE6" w:themeColor="accent2"/>
        <w:left w:val="single" w:sz="4" w:space="0" w:color="D51918" w:themeColor="accent1"/>
        <w:bottom w:val="single" w:sz="4" w:space="0" w:color="D51918" w:themeColor="accent1"/>
        <w:right w:val="single" w:sz="4" w:space="0" w:color="D51918" w:themeColor="accent1"/>
        <w:insideH w:val="single" w:sz="4" w:space="0" w:color="FFFFFF" w:themeColor="background1"/>
        <w:insideV w:val="single" w:sz="4" w:space="0" w:color="FFFFFF" w:themeColor="background1"/>
      </w:tblBorders>
    </w:tblPr>
    <w:tcPr>
      <w:shd w:val="clear" w:color="auto" w:fill="FCE6E6" w:themeFill="accent1" w:themeFillTint="19"/>
    </w:tcPr>
    <w:tblStylePr w:type="firstRow">
      <w:rPr>
        <w:b/>
        <w:bCs/>
      </w:rPr>
      <w:tblPr/>
      <w:tcPr>
        <w:tcBorders>
          <w:top w:val="nil"/>
          <w:left w:val="nil"/>
          <w:bottom w:val="single" w:sz="24" w:space="0" w:color="BCDE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0E0E" w:themeFill="accent1" w:themeFillShade="99"/>
      </w:tcPr>
    </w:tblStylePr>
    <w:tblStylePr w:type="firstCol">
      <w:rPr>
        <w:color w:val="FFFFFF" w:themeColor="background1"/>
      </w:rPr>
      <w:tblPr/>
      <w:tcPr>
        <w:tcBorders>
          <w:top w:val="nil"/>
          <w:left w:val="nil"/>
          <w:bottom w:val="nil"/>
          <w:right w:val="nil"/>
          <w:insideH w:val="single" w:sz="4" w:space="0" w:color="7F0E0E" w:themeColor="accent1" w:themeShade="99"/>
          <w:insideV w:val="nil"/>
        </w:tcBorders>
        <w:shd w:val="clear" w:color="auto" w:fill="7F0E0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F0E0E" w:themeFill="accent1" w:themeFillShade="99"/>
      </w:tcPr>
    </w:tblStylePr>
    <w:tblStylePr w:type="band1Vert">
      <w:tblPr/>
      <w:tcPr>
        <w:shd w:val="clear" w:color="auto" w:fill="F49D9C" w:themeFill="accent1" w:themeFillTint="66"/>
      </w:tcPr>
    </w:tblStylePr>
    <w:tblStylePr w:type="band1Horz">
      <w:tblPr/>
      <w:tcPr>
        <w:shd w:val="clear" w:color="auto" w:fill="F18584"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13"/>
    <w:rsid w:val="003C7F06"/>
    <w:pPr>
      <w:spacing w:after="0" w:line="240" w:lineRule="auto"/>
    </w:pPr>
    <w:rPr>
      <w:color w:val="000000" w:themeColor="text1"/>
    </w:rPr>
    <w:tblPr>
      <w:tblStyleRowBandSize w:val="1"/>
      <w:tblStyleColBandSize w:val="1"/>
      <w:tblBorders>
        <w:top w:val="single" w:sz="24" w:space="0" w:color="BCDEE6" w:themeColor="accent2"/>
        <w:left w:val="single" w:sz="4" w:space="0" w:color="BCDEE6" w:themeColor="accent2"/>
        <w:bottom w:val="single" w:sz="4" w:space="0" w:color="BCDEE6" w:themeColor="accent2"/>
        <w:right w:val="single" w:sz="4" w:space="0" w:color="BCDEE6" w:themeColor="accent2"/>
        <w:insideH w:val="single" w:sz="4" w:space="0" w:color="FFFFFF" w:themeColor="background1"/>
        <w:insideV w:val="single" w:sz="4" w:space="0" w:color="FFFFFF" w:themeColor="background1"/>
      </w:tblBorders>
    </w:tblPr>
    <w:tcPr>
      <w:shd w:val="clear" w:color="auto" w:fill="F8FBFC" w:themeFill="accent2" w:themeFillTint="19"/>
    </w:tcPr>
    <w:tblStylePr w:type="firstRow">
      <w:rPr>
        <w:b/>
        <w:bCs/>
      </w:rPr>
      <w:tblPr/>
      <w:tcPr>
        <w:tcBorders>
          <w:top w:val="nil"/>
          <w:left w:val="nil"/>
          <w:bottom w:val="single" w:sz="24" w:space="0" w:color="BCDE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4A0B6" w:themeFill="accent2" w:themeFillShade="99"/>
      </w:tcPr>
    </w:tblStylePr>
    <w:tblStylePr w:type="firstCol">
      <w:rPr>
        <w:color w:val="FFFFFF" w:themeColor="background1"/>
      </w:rPr>
      <w:tblPr/>
      <w:tcPr>
        <w:tcBorders>
          <w:top w:val="nil"/>
          <w:left w:val="nil"/>
          <w:bottom w:val="nil"/>
          <w:right w:val="nil"/>
          <w:insideH w:val="single" w:sz="4" w:space="0" w:color="44A0B6" w:themeColor="accent2" w:themeShade="99"/>
          <w:insideV w:val="nil"/>
        </w:tcBorders>
        <w:shd w:val="clear" w:color="auto" w:fill="44A0B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4A0B6" w:themeFill="accent2" w:themeFillShade="99"/>
      </w:tcPr>
    </w:tblStylePr>
    <w:tblStylePr w:type="band1Vert">
      <w:tblPr/>
      <w:tcPr>
        <w:shd w:val="clear" w:color="auto" w:fill="E4F1F5" w:themeFill="accent2" w:themeFillTint="66"/>
      </w:tcPr>
    </w:tblStylePr>
    <w:tblStylePr w:type="band1Horz">
      <w:tblPr/>
      <w:tcPr>
        <w:shd w:val="clear" w:color="auto" w:fill="DDEEF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13"/>
    <w:rsid w:val="003C7F06"/>
    <w:pPr>
      <w:spacing w:after="0" w:line="240" w:lineRule="auto"/>
    </w:pPr>
    <w:rPr>
      <w:color w:val="000000" w:themeColor="text1"/>
    </w:rPr>
    <w:tblPr>
      <w:tblStyleRowBandSize w:val="1"/>
      <w:tblStyleColBandSize w:val="1"/>
      <w:tblBorders>
        <w:top w:val="single" w:sz="24" w:space="0" w:color="003E51" w:themeColor="accent4"/>
        <w:left w:val="single" w:sz="4" w:space="0" w:color="E0C6AD" w:themeColor="accent3"/>
        <w:bottom w:val="single" w:sz="4" w:space="0" w:color="E0C6AD" w:themeColor="accent3"/>
        <w:right w:val="single" w:sz="4" w:space="0" w:color="E0C6AD" w:themeColor="accent3"/>
        <w:insideH w:val="single" w:sz="4" w:space="0" w:color="FFFFFF" w:themeColor="background1"/>
        <w:insideV w:val="single" w:sz="4" w:space="0" w:color="FFFFFF" w:themeColor="background1"/>
      </w:tblBorders>
    </w:tblPr>
    <w:tcPr>
      <w:shd w:val="clear" w:color="auto" w:fill="FCF9F6" w:themeFill="accent3" w:themeFillTint="19"/>
    </w:tcPr>
    <w:tblStylePr w:type="firstRow">
      <w:rPr>
        <w:b/>
        <w:bCs/>
      </w:rPr>
      <w:tblPr/>
      <w:tcPr>
        <w:tcBorders>
          <w:top w:val="nil"/>
          <w:left w:val="nil"/>
          <w:bottom w:val="single" w:sz="24" w:space="0" w:color="003E5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7541" w:themeFill="accent3" w:themeFillShade="99"/>
      </w:tcPr>
    </w:tblStylePr>
    <w:tblStylePr w:type="firstCol">
      <w:rPr>
        <w:color w:val="FFFFFF" w:themeColor="background1"/>
      </w:rPr>
      <w:tblPr/>
      <w:tcPr>
        <w:tcBorders>
          <w:top w:val="nil"/>
          <w:left w:val="nil"/>
          <w:bottom w:val="nil"/>
          <w:right w:val="nil"/>
          <w:insideH w:val="single" w:sz="4" w:space="0" w:color="AC7541" w:themeColor="accent3" w:themeShade="99"/>
          <w:insideV w:val="nil"/>
        </w:tcBorders>
        <w:shd w:val="clear" w:color="auto" w:fill="AC754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C7541" w:themeFill="accent3" w:themeFillShade="99"/>
      </w:tcPr>
    </w:tblStylePr>
    <w:tblStylePr w:type="band1Vert">
      <w:tblPr/>
      <w:tcPr>
        <w:shd w:val="clear" w:color="auto" w:fill="F2E8DE" w:themeFill="accent3" w:themeFillTint="66"/>
      </w:tcPr>
    </w:tblStylePr>
    <w:tblStylePr w:type="band1Horz">
      <w:tblPr/>
      <w:tcPr>
        <w:shd w:val="clear" w:color="auto" w:fill="EFE2D6" w:themeFill="accent3" w:themeFillTint="7F"/>
      </w:tcPr>
    </w:tblStylePr>
  </w:style>
  <w:style w:type="table" w:styleId="ColorfulShading-Accent4">
    <w:name w:val="Colorful Shading Accent 4"/>
    <w:basedOn w:val="TableNormal"/>
    <w:uiPriority w:val="13"/>
    <w:rsid w:val="003C7F06"/>
    <w:pPr>
      <w:spacing w:after="0" w:line="240" w:lineRule="auto"/>
    </w:pPr>
    <w:rPr>
      <w:color w:val="000000" w:themeColor="text1"/>
    </w:rPr>
    <w:tblPr>
      <w:tblStyleRowBandSize w:val="1"/>
      <w:tblStyleColBandSize w:val="1"/>
      <w:tblBorders>
        <w:top w:val="single" w:sz="24" w:space="0" w:color="E0C6AD" w:themeColor="accent3"/>
        <w:left w:val="single" w:sz="4" w:space="0" w:color="003E51" w:themeColor="accent4"/>
        <w:bottom w:val="single" w:sz="4" w:space="0" w:color="003E51" w:themeColor="accent4"/>
        <w:right w:val="single" w:sz="4" w:space="0" w:color="003E51" w:themeColor="accent4"/>
        <w:insideH w:val="single" w:sz="4" w:space="0" w:color="FFFFFF" w:themeColor="background1"/>
        <w:insideV w:val="single" w:sz="4" w:space="0" w:color="FFFFFF" w:themeColor="background1"/>
      </w:tblBorders>
    </w:tblPr>
    <w:tcPr>
      <w:shd w:val="clear" w:color="auto" w:fill="D4F5FF" w:themeFill="accent4" w:themeFillTint="19"/>
    </w:tcPr>
    <w:tblStylePr w:type="firstRow">
      <w:rPr>
        <w:b/>
        <w:bCs/>
      </w:rPr>
      <w:tblPr/>
      <w:tcPr>
        <w:tcBorders>
          <w:top w:val="nil"/>
          <w:left w:val="nil"/>
          <w:bottom w:val="single" w:sz="24" w:space="0" w:color="E0C6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430" w:themeFill="accent4" w:themeFillShade="99"/>
      </w:tcPr>
    </w:tblStylePr>
    <w:tblStylePr w:type="firstCol">
      <w:rPr>
        <w:color w:val="FFFFFF" w:themeColor="background1"/>
      </w:rPr>
      <w:tblPr/>
      <w:tcPr>
        <w:tcBorders>
          <w:top w:val="nil"/>
          <w:left w:val="nil"/>
          <w:bottom w:val="nil"/>
          <w:right w:val="nil"/>
          <w:insideH w:val="single" w:sz="4" w:space="0" w:color="002430" w:themeColor="accent4" w:themeShade="99"/>
          <w:insideV w:val="nil"/>
        </w:tcBorders>
        <w:shd w:val="clear" w:color="auto" w:fill="00243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2430" w:themeFill="accent4" w:themeFillShade="99"/>
      </w:tcPr>
    </w:tblStylePr>
    <w:tblStylePr w:type="band1Vert">
      <w:tblPr/>
      <w:tcPr>
        <w:shd w:val="clear" w:color="auto" w:fill="53D6FF" w:themeFill="accent4" w:themeFillTint="66"/>
      </w:tcPr>
    </w:tblStylePr>
    <w:tblStylePr w:type="band1Horz">
      <w:tblPr/>
      <w:tcPr>
        <w:shd w:val="clear" w:color="auto" w:fill="29CC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13"/>
    <w:rsid w:val="003C7F06"/>
    <w:pPr>
      <w:spacing w:after="0" w:line="240" w:lineRule="auto"/>
    </w:pPr>
    <w:rPr>
      <w:color w:val="000000" w:themeColor="text1"/>
    </w:rPr>
    <w:tblPr>
      <w:tblStyleRowBandSize w:val="1"/>
      <w:tblStyleColBandSize w:val="1"/>
      <w:tblBorders>
        <w:top w:val="single" w:sz="24" w:space="0" w:color="000000" w:themeColor="accent6"/>
        <w:left w:val="single" w:sz="4" w:space="0" w:color="131E29" w:themeColor="accent5"/>
        <w:bottom w:val="single" w:sz="4" w:space="0" w:color="131E29" w:themeColor="accent5"/>
        <w:right w:val="single" w:sz="4" w:space="0" w:color="131E29" w:themeColor="accent5"/>
        <w:insideH w:val="single" w:sz="4" w:space="0" w:color="FFFFFF" w:themeColor="background1"/>
        <w:insideV w:val="single" w:sz="4" w:space="0" w:color="FFFFFF" w:themeColor="background1"/>
      </w:tblBorders>
    </w:tblPr>
    <w:tcPr>
      <w:shd w:val="clear" w:color="auto" w:fill="E0E8F1" w:themeFill="accent5" w:themeFillTint="19"/>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B1118" w:themeFill="accent5" w:themeFillShade="99"/>
      </w:tcPr>
    </w:tblStylePr>
    <w:tblStylePr w:type="firstCol">
      <w:rPr>
        <w:color w:val="FFFFFF" w:themeColor="background1"/>
      </w:rPr>
      <w:tblPr/>
      <w:tcPr>
        <w:tcBorders>
          <w:top w:val="nil"/>
          <w:left w:val="nil"/>
          <w:bottom w:val="nil"/>
          <w:right w:val="nil"/>
          <w:insideH w:val="single" w:sz="4" w:space="0" w:color="0B1118" w:themeColor="accent5" w:themeShade="99"/>
          <w:insideV w:val="nil"/>
        </w:tcBorders>
        <w:shd w:val="clear" w:color="auto" w:fill="0B111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B1118" w:themeFill="accent5" w:themeFillShade="99"/>
      </w:tcPr>
    </w:tblStylePr>
    <w:tblStylePr w:type="band1Vert">
      <w:tblPr/>
      <w:tcPr>
        <w:shd w:val="clear" w:color="auto" w:fill="84A4C6" w:themeFill="accent5" w:themeFillTint="66"/>
      </w:tcPr>
    </w:tblStylePr>
    <w:tblStylePr w:type="band1Horz">
      <w:tblPr/>
      <w:tcPr>
        <w:shd w:val="clear" w:color="auto" w:fill="658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13"/>
    <w:rsid w:val="003C7F06"/>
    <w:pPr>
      <w:spacing w:after="0" w:line="240" w:lineRule="auto"/>
    </w:pPr>
    <w:rPr>
      <w:color w:val="000000" w:themeColor="text1"/>
    </w:rPr>
    <w:tblPr>
      <w:tblStyleRowBandSize w:val="1"/>
      <w:tblStyleColBandSize w:val="1"/>
      <w:tblBorders>
        <w:top w:val="single" w:sz="24" w:space="0" w:color="131E29" w:themeColor="accent5"/>
        <w:left w:val="single" w:sz="4" w:space="0" w:color="000000" w:themeColor="accent6"/>
        <w:bottom w:val="single" w:sz="4" w:space="0" w:color="000000" w:themeColor="accent6"/>
        <w:right w:val="single" w:sz="4" w:space="0" w:color="000000" w:themeColor="accent6"/>
        <w:insideH w:val="single" w:sz="4" w:space="0" w:color="FFFFFF" w:themeColor="background1"/>
        <w:insideV w:val="single" w:sz="4" w:space="0" w:color="FFFFFF" w:themeColor="background1"/>
      </w:tblBorders>
    </w:tblPr>
    <w:tcPr>
      <w:shd w:val="clear" w:color="auto" w:fill="E6E6E6" w:themeFill="accent6" w:themeFillTint="19"/>
    </w:tcPr>
    <w:tblStylePr w:type="firstRow">
      <w:rPr>
        <w:b/>
        <w:bCs/>
      </w:rPr>
      <w:tblPr/>
      <w:tcPr>
        <w:tcBorders>
          <w:top w:val="nil"/>
          <w:left w:val="nil"/>
          <w:bottom w:val="single" w:sz="24" w:space="0" w:color="131E2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6" w:themeFillShade="99"/>
      </w:tcPr>
    </w:tblStylePr>
    <w:tblStylePr w:type="firstCol">
      <w:rPr>
        <w:color w:val="FFFFFF" w:themeColor="background1"/>
      </w:rPr>
      <w:tblPr/>
      <w:tcPr>
        <w:tcBorders>
          <w:top w:val="nil"/>
          <w:left w:val="nil"/>
          <w:bottom w:val="nil"/>
          <w:right w:val="nil"/>
          <w:insideH w:val="single" w:sz="4" w:space="0" w:color="000000" w:themeColor="accent6" w:themeShade="99"/>
          <w:insideV w:val="nil"/>
        </w:tcBorders>
        <w:shd w:val="clear" w:color="auto" w:fill="00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6" w:themeFillShade="99"/>
      </w:tcPr>
    </w:tblStylePr>
    <w:tblStylePr w:type="band1Vert">
      <w:tblPr/>
      <w:tcPr>
        <w:shd w:val="clear" w:color="auto" w:fill="999999" w:themeFill="accent6" w:themeFillTint="66"/>
      </w:tcPr>
    </w:tblStylePr>
    <w:tblStylePr w:type="band1Horz">
      <w:tblPr/>
      <w:tcPr>
        <w:shd w:val="clear" w:color="auto" w:fill="8080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13"/>
    <w:semiHidden/>
    <w:rsid w:val="003C7F06"/>
    <w:rPr>
      <w:sz w:val="16"/>
      <w:szCs w:val="16"/>
    </w:rPr>
  </w:style>
  <w:style w:type="paragraph" w:styleId="CommentText">
    <w:name w:val="annotation text"/>
    <w:basedOn w:val="Normal"/>
    <w:link w:val="CommentTextChar"/>
    <w:uiPriority w:val="13"/>
    <w:semiHidden/>
    <w:rsid w:val="003C7F06"/>
    <w:pPr>
      <w:spacing w:line="240" w:lineRule="auto"/>
    </w:pPr>
    <w:rPr>
      <w:sz w:val="20"/>
      <w:szCs w:val="20"/>
    </w:rPr>
  </w:style>
  <w:style w:type="character" w:customStyle="1" w:styleId="CommentTextChar">
    <w:name w:val="Comment Text Char"/>
    <w:basedOn w:val="DefaultParagraphFont"/>
    <w:link w:val="CommentText"/>
    <w:uiPriority w:val="13"/>
    <w:semiHidden/>
    <w:rsid w:val="003C7F06"/>
    <w:rPr>
      <w:sz w:val="20"/>
      <w:szCs w:val="20"/>
    </w:rPr>
  </w:style>
  <w:style w:type="paragraph" w:styleId="CommentSubject">
    <w:name w:val="annotation subject"/>
    <w:basedOn w:val="CommentText"/>
    <w:next w:val="CommentText"/>
    <w:link w:val="CommentSubjectChar"/>
    <w:uiPriority w:val="13"/>
    <w:semiHidden/>
    <w:rsid w:val="003C7F06"/>
    <w:rPr>
      <w:b/>
      <w:bCs/>
    </w:rPr>
  </w:style>
  <w:style w:type="character" w:customStyle="1" w:styleId="CommentSubjectChar">
    <w:name w:val="Comment Subject Char"/>
    <w:basedOn w:val="CommentTextChar"/>
    <w:link w:val="CommentSubject"/>
    <w:uiPriority w:val="13"/>
    <w:semiHidden/>
    <w:rsid w:val="003C7F06"/>
    <w:rPr>
      <w:b/>
      <w:bCs/>
      <w:sz w:val="20"/>
      <w:szCs w:val="20"/>
    </w:rPr>
  </w:style>
  <w:style w:type="table" w:styleId="DarkList">
    <w:name w:val="Dark List"/>
    <w:basedOn w:val="TableNormal"/>
    <w:uiPriority w:val="13"/>
    <w:rsid w:val="003C7F0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13"/>
    <w:rsid w:val="003C7F06"/>
    <w:pPr>
      <w:spacing w:after="0" w:line="240" w:lineRule="auto"/>
    </w:pPr>
    <w:rPr>
      <w:color w:val="FFFFFF" w:themeColor="background1"/>
    </w:rPr>
    <w:tblPr>
      <w:tblStyleRowBandSize w:val="1"/>
      <w:tblStyleColBandSize w:val="1"/>
    </w:tblPr>
    <w:tcPr>
      <w:shd w:val="clear" w:color="auto" w:fill="D5191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A0C0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F121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F1212" w:themeFill="accent1" w:themeFillShade="BF"/>
      </w:tcPr>
    </w:tblStylePr>
    <w:tblStylePr w:type="band1Vert">
      <w:tblPr/>
      <w:tcPr>
        <w:tcBorders>
          <w:top w:val="nil"/>
          <w:left w:val="nil"/>
          <w:bottom w:val="nil"/>
          <w:right w:val="nil"/>
          <w:insideH w:val="nil"/>
          <w:insideV w:val="nil"/>
        </w:tcBorders>
        <w:shd w:val="clear" w:color="auto" w:fill="9F1212" w:themeFill="accent1" w:themeFillShade="BF"/>
      </w:tcPr>
    </w:tblStylePr>
    <w:tblStylePr w:type="band1Horz">
      <w:tblPr/>
      <w:tcPr>
        <w:tcBorders>
          <w:top w:val="nil"/>
          <w:left w:val="nil"/>
          <w:bottom w:val="nil"/>
          <w:right w:val="nil"/>
          <w:insideH w:val="nil"/>
          <w:insideV w:val="nil"/>
        </w:tcBorders>
        <w:shd w:val="clear" w:color="auto" w:fill="9F1212" w:themeFill="accent1" w:themeFillShade="BF"/>
      </w:tcPr>
    </w:tblStylePr>
  </w:style>
  <w:style w:type="table" w:styleId="DarkList-Accent2">
    <w:name w:val="Dark List Accent 2"/>
    <w:basedOn w:val="TableNormal"/>
    <w:uiPriority w:val="13"/>
    <w:rsid w:val="003C7F06"/>
    <w:pPr>
      <w:spacing w:after="0" w:line="240" w:lineRule="auto"/>
    </w:pPr>
    <w:rPr>
      <w:color w:val="FFFFFF" w:themeColor="background1"/>
    </w:rPr>
    <w:tblPr>
      <w:tblStyleRowBandSize w:val="1"/>
      <w:tblStyleColBandSize w:val="1"/>
    </w:tblPr>
    <w:tcPr>
      <w:shd w:val="clear" w:color="auto" w:fill="BCDE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8859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FB8C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FB8C9" w:themeFill="accent2" w:themeFillShade="BF"/>
      </w:tcPr>
    </w:tblStylePr>
    <w:tblStylePr w:type="band1Vert">
      <w:tblPr/>
      <w:tcPr>
        <w:tcBorders>
          <w:top w:val="nil"/>
          <w:left w:val="nil"/>
          <w:bottom w:val="nil"/>
          <w:right w:val="nil"/>
          <w:insideH w:val="nil"/>
          <w:insideV w:val="nil"/>
        </w:tcBorders>
        <w:shd w:val="clear" w:color="auto" w:fill="6FB8C9" w:themeFill="accent2" w:themeFillShade="BF"/>
      </w:tcPr>
    </w:tblStylePr>
    <w:tblStylePr w:type="band1Horz">
      <w:tblPr/>
      <w:tcPr>
        <w:tcBorders>
          <w:top w:val="nil"/>
          <w:left w:val="nil"/>
          <w:bottom w:val="nil"/>
          <w:right w:val="nil"/>
          <w:insideH w:val="nil"/>
          <w:insideV w:val="nil"/>
        </w:tcBorders>
        <w:shd w:val="clear" w:color="auto" w:fill="6FB8C9" w:themeFill="accent2" w:themeFillShade="BF"/>
      </w:tcPr>
    </w:tblStylePr>
  </w:style>
  <w:style w:type="table" w:styleId="DarkList-Accent3">
    <w:name w:val="Dark List Accent 3"/>
    <w:basedOn w:val="TableNormal"/>
    <w:uiPriority w:val="13"/>
    <w:rsid w:val="003C7F06"/>
    <w:pPr>
      <w:spacing w:after="0" w:line="240" w:lineRule="auto"/>
    </w:pPr>
    <w:rPr>
      <w:color w:val="FFFFFF" w:themeColor="background1"/>
    </w:rPr>
    <w:tblPr>
      <w:tblStyleRowBandSize w:val="1"/>
      <w:tblStyleColBandSize w:val="1"/>
    </w:tblPr>
    <w:tcPr>
      <w:shd w:val="clear" w:color="auto" w:fill="E0C6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F613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936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9364" w:themeFill="accent3" w:themeFillShade="BF"/>
      </w:tcPr>
    </w:tblStylePr>
    <w:tblStylePr w:type="band1Vert">
      <w:tblPr/>
      <w:tcPr>
        <w:tcBorders>
          <w:top w:val="nil"/>
          <w:left w:val="nil"/>
          <w:bottom w:val="nil"/>
          <w:right w:val="nil"/>
          <w:insideH w:val="nil"/>
          <w:insideV w:val="nil"/>
        </w:tcBorders>
        <w:shd w:val="clear" w:color="auto" w:fill="C49364" w:themeFill="accent3" w:themeFillShade="BF"/>
      </w:tcPr>
    </w:tblStylePr>
    <w:tblStylePr w:type="band1Horz">
      <w:tblPr/>
      <w:tcPr>
        <w:tcBorders>
          <w:top w:val="nil"/>
          <w:left w:val="nil"/>
          <w:bottom w:val="nil"/>
          <w:right w:val="nil"/>
          <w:insideH w:val="nil"/>
          <w:insideV w:val="nil"/>
        </w:tcBorders>
        <w:shd w:val="clear" w:color="auto" w:fill="C49364" w:themeFill="accent3" w:themeFillShade="BF"/>
      </w:tcPr>
    </w:tblStylePr>
  </w:style>
  <w:style w:type="table" w:styleId="DarkList-Accent4">
    <w:name w:val="Dark List Accent 4"/>
    <w:basedOn w:val="TableNormal"/>
    <w:uiPriority w:val="13"/>
    <w:rsid w:val="003C7F06"/>
    <w:pPr>
      <w:spacing w:after="0" w:line="240" w:lineRule="auto"/>
    </w:pPr>
    <w:rPr>
      <w:color w:val="FFFFFF" w:themeColor="background1"/>
    </w:rPr>
    <w:tblPr>
      <w:tblStyleRowBandSize w:val="1"/>
      <w:tblStyleColBandSize w:val="1"/>
    </w:tblPr>
    <w:tcPr>
      <w:shd w:val="clear" w:color="auto" w:fill="003E5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E2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2E3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2E3C" w:themeFill="accent4" w:themeFillShade="BF"/>
      </w:tcPr>
    </w:tblStylePr>
    <w:tblStylePr w:type="band1Vert">
      <w:tblPr/>
      <w:tcPr>
        <w:tcBorders>
          <w:top w:val="nil"/>
          <w:left w:val="nil"/>
          <w:bottom w:val="nil"/>
          <w:right w:val="nil"/>
          <w:insideH w:val="nil"/>
          <w:insideV w:val="nil"/>
        </w:tcBorders>
        <w:shd w:val="clear" w:color="auto" w:fill="002E3C" w:themeFill="accent4" w:themeFillShade="BF"/>
      </w:tcPr>
    </w:tblStylePr>
    <w:tblStylePr w:type="band1Horz">
      <w:tblPr/>
      <w:tcPr>
        <w:tcBorders>
          <w:top w:val="nil"/>
          <w:left w:val="nil"/>
          <w:bottom w:val="nil"/>
          <w:right w:val="nil"/>
          <w:insideH w:val="nil"/>
          <w:insideV w:val="nil"/>
        </w:tcBorders>
        <w:shd w:val="clear" w:color="auto" w:fill="002E3C" w:themeFill="accent4" w:themeFillShade="BF"/>
      </w:tcPr>
    </w:tblStylePr>
  </w:style>
  <w:style w:type="table" w:styleId="DarkList-Accent5">
    <w:name w:val="Dark List Accent 5"/>
    <w:basedOn w:val="TableNormal"/>
    <w:uiPriority w:val="13"/>
    <w:rsid w:val="003C7F06"/>
    <w:pPr>
      <w:spacing w:after="0" w:line="240" w:lineRule="auto"/>
    </w:pPr>
    <w:rPr>
      <w:color w:val="FFFFFF" w:themeColor="background1"/>
    </w:rPr>
    <w:tblPr>
      <w:tblStyleRowBandSize w:val="1"/>
      <w:tblStyleColBandSize w:val="1"/>
    </w:tblPr>
    <w:tcPr>
      <w:shd w:val="clear" w:color="auto" w:fill="131E2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E1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E161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E161E" w:themeFill="accent5" w:themeFillShade="BF"/>
      </w:tcPr>
    </w:tblStylePr>
    <w:tblStylePr w:type="band1Vert">
      <w:tblPr/>
      <w:tcPr>
        <w:tcBorders>
          <w:top w:val="nil"/>
          <w:left w:val="nil"/>
          <w:bottom w:val="nil"/>
          <w:right w:val="nil"/>
          <w:insideH w:val="nil"/>
          <w:insideV w:val="nil"/>
        </w:tcBorders>
        <w:shd w:val="clear" w:color="auto" w:fill="0E161E" w:themeFill="accent5" w:themeFillShade="BF"/>
      </w:tcPr>
    </w:tblStylePr>
    <w:tblStylePr w:type="band1Horz">
      <w:tblPr/>
      <w:tcPr>
        <w:tcBorders>
          <w:top w:val="nil"/>
          <w:left w:val="nil"/>
          <w:bottom w:val="nil"/>
          <w:right w:val="nil"/>
          <w:insideH w:val="nil"/>
          <w:insideV w:val="nil"/>
        </w:tcBorders>
        <w:shd w:val="clear" w:color="auto" w:fill="0E161E" w:themeFill="accent5" w:themeFillShade="BF"/>
      </w:tcPr>
    </w:tblStylePr>
  </w:style>
  <w:style w:type="table" w:styleId="DarkList-Accent6">
    <w:name w:val="Dark List Accent 6"/>
    <w:basedOn w:val="TableNormal"/>
    <w:uiPriority w:val="13"/>
    <w:rsid w:val="003C7F06"/>
    <w:pPr>
      <w:spacing w:after="0" w:line="240" w:lineRule="auto"/>
    </w:pPr>
    <w:rPr>
      <w:color w:val="FFFFFF" w:themeColor="background1"/>
    </w:rPr>
    <w:tblPr>
      <w:tblStyleRowBandSize w:val="1"/>
      <w:tblStyleColBandSize w:val="1"/>
    </w:tblPr>
    <w:tcPr>
      <w:shd w:val="clear" w:color="auto" w:fill="0000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6" w:themeFillShade="BF"/>
      </w:tcPr>
    </w:tblStylePr>
    <w:tblStylePr w:type="band1Vert">
      <w:tblPr/>
      <w:tcPr>
        <w:tcBorders>
          <w:top w:val="nil"/>
          <w:left w:val="nil"/>
          <w:bottom w:val="nil"/>
          <w:right w:val="nil"/>
          <w:insideH w:val="nil"/>
          <w:insideV w:val="nil"/>
        </w:tcBorders>
        <w:shd w:val="clear" w:color="auto" w:fill="000000" w:themeFill="accent6" w:themeFillShade="BF"/>
      </w:tcPr>
    </w:tblStylePr>
    <w:tblStylePr w:type="band1Horz">
      <w:tblPr/>
      <w:tcPr>
        <w:tcBorders>
          <w:top w:val="nil"/>
          <w:left w:val="nil"/>
          <w:bottom w:val="nil"/>
          <w:right w:val="nil"/>
          <w:insideH w:val="nil"/>
          <w:insideV w:val="nil"/>
        </w:tcBorders>
        <w:shd w:val="clear" w:color="auto" w:fill="000000" w:themeFill="accent6" w:themeFillShade="BF"/>
      </w:tcPr>
    </w:tblStylePr>
  </w:style>
  <w:style w:type="paragraph" w:styleId="Date">
    <w:name w:val="Date"/>
    <w:basedOn w:val="Normal"/>
    <w:next w:val="Normal"/>
    <w:link w:val="DateChar"/>
    <w:uiPriority w:val="13"/>
    <w:semiHidden/>
    <w:rsid w:val="003C7F06"/>
  </w:style>
  <w:style w:type="character" w:customStyle="1" w:styleId="DateChar">
    <w:name w:val="Date Char"/>
    <w:basedOn w:val="DefaultParagraphFont"/>
    <w:link w:val="Date"/>
    <w:uiPriority w:val="13"/>
    <w:semiHidden/>
    <w:rsid w:val="003C7F06"/>
  </w:style>
  <w:style w:type="paragraph" w:styleId="DocumentMap">
    <w:name w:val="Document Map"/>
    <w:basedOn w:val="Normal"/>
    <w:link w:val="DocumentMapChar"/>
    <w:uiPriority w:val="13"/>
    <w:semiHidden/>
    <w:rsid w:val="003C7F0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13"/>
    <w:semiHidden/>
    <w:rsid w:val="003C7F06"/>
    <w:rPr>
      <w:rFonts w:ascii="Tahoma" w:hAnsi="Tahoma" w:cs="Tahoma"/>
      <w:sz w:val="16"/>
      <w:szCs w:val="16"/>
    </w:rPr>
  </w:style>
  <w:style w:type="paragraph" w:styleId="E-mailSignature">
    <w:name w:val="E-mail Signature"/>
    <w:basedOn w:val="Normal"/>
    <w:link w:val="E-mailSignatureChar"/>
    <w:uiPriority w:val="13"/>
    <w:semiHidden/>
    <w:rsid w:val="003C7F06"/>
    <w:pPr>
      <w:spacing w:after="0" w:line="240" w:lineRule="auto"/>
    </w:pPr>
  </w:style>
  <w:style w:type="character" w:customStyle="1" w:styleId="E-mailSignatureChar">
    <w:name w:val="E-mail Signature Char"/>
    <w:basedOn w:val="DefaultParagraphFont"/>
    <w:link w:val="E-mailSignature"/>
    <w:uiPriority w:val="13"/>
    <w:semiHidden/>
    <w:rsid w:val="003C7F06"/>
  </w:style>
  <w:style w:type="character" w:styleId="Emphasis">
    <w:name w:val="Emphasis"/>
    <w:basedOn w:val="DefaultParagraphFont"/>
    <w:uiPriority w:val="13"/>
    <w:semiHidden/>
    <w:rsid w:val="003C7F06"/>
    <w:rPr>
      <w:i/>
      <w:iCs/>
    </w:rPr>
  </w:style>
  <w:style w:type="character" w:styleId="EndnoteReference">
    <w:name w:val="endnote reference"/>
    <w:basedOn w:val="DefaultParagraphFont"/>
    <w:uiPriority w:val="13"/>
    <w:semiHidden/>
    <w:rsid w:val="003C7F06"/>
    <w:rPr>
      <w:vertAlign w:val="superscript"/>
    </w:rPr>
  </w:style>
  <w:style w:type="paragraph" w:styleId="EndnoteText">
    <w:name w:val="endnote text"/>
    <w:basedOn w:val="Normal"/>
    <w:link w:val="EndnoteTextChar"/>
    <w:uiPriority w:val="13"/>
    <w:semiHidden/>
    <w:rsid w:val="003C7F06"/>
    <w:pPr>
      <w:spacing w:after="0" w:line="240" w:lineRule="auto"/>
    </w:pPr>
    <w:rPr>
      <w:sz w:val="20"/>
      <w:szCs w:val="20"/>
    </w:rPr>
  </w:style>
  <w:style w:type="character" w:customStyle="1" w:styleId="EndnoteTextChar">
    <w:name w:val="Endnote Text Char"/>
    <w:basedOn w:val="DefaultParagraphFont"/>
    <w:link w:val="EndnoteText"/>
    <w:uiPriority w:val="13"/>
    <w:semiHidden/>
    <w:rsid w:val="003C7F06"/>
    <w:rPr>
      <w:sz w:val="20"/>
      <w:szCs w:val="20"/>
    </w:rPr>
  </w:style>
  <w:style w:type="paragraph" w:styleId="EnvelopeAddress">
    <w:name w:val="envelope address"/>
    <w:basedOn w:val="Normal"/>
    <w:uiPriority w:val="13"/>
    <w:semiHidden/>
    <w:rsid w:val="003C7F0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13"/>
    <w:semiHidden/>
    <w:rsid w:val="003C7F06"/>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13"/>
    <w:semiHidden/>
    <w:rsid w:val="003C7F06"/>
    <w:rPr>
      <w:color w:val="7A68B4" w:themeColor="followedHyperlink"/>
      <w:u w:val="single"/>
    </w:rPr>
  </w:style>
  <w:style w:type="character" w:styleId="FootnoteReference">
    <w:name w:val="footnote reference"/>
    <w:basedOn w:val="DefaultParagraphFont"/>
    <w:uiPriority w:val="13"/>
    <w:semiHidden/>
    <w:rsid w:val="003C7F06"/>
    <w:rPr>
      <w:vertAlign w:val="superscript"/>
    </w:rPr>
  </w:style>
  <w:style w:type="paragraph" w:styleId="FootnoteText">
    <w:name w:val="footnote text"/>
    <w:basedOn w:val="Normal"/>
    <w:link w:val="FootnoteTextChar"/>
    <w:uiPriority w:val="13"/>
    <w:semiHidden/>
    <w:rsid w:val="003C7F06"/>
    <w:pPr>
      <w:spacing w:after="0" w:line="240" w:lineRule="auto"/>
    </w:pPr>
    <w:rPr>
      <w:sz w:val="20"/>
      <w:szCs w:val="20"/>
    </w:rPr>
  </w:style>
  <w:style w:type="character" w:customStyle="1" w:styleId="FootnoteTextChar">
    <w:name w:val="Footnote Text Char"/>
    <w:basedOn w:val="DefaultParagraphFont"/>
    <w:link w:val="FootnoteText"/>
    <w:uiPriority w:val="13"/>
    <w:semiHidden/>
    <w:rsid w:val="003C7F06"/>
    <w:rPr>
      <w:sz w:val="20"/>
      <w:szCs w:val="20"/>
    </w:rPr>
  </w:style>
  <w:style w:type="character" w:styleId="HTMLAcronym">
    <w:name w:val="HTML Acronym"/>
    <w:basedOn w:val="DefaultParagraphFont"/>
    <w:uiPriority w:val="13"/>
    <w:semiHidden/>
    <w:rsid w:val="003C7F06"/>
  </w:style>
  <w:style w:type="paragraph" w:styleId="HTMLAddress">
    <w:name w:val="HTML Address"/>
    <w:basedOn w:val="Normal"/>
    <w:link w:val="HTMLAddressChar"/>
    <w:uiPriority w:val="13"/>
    <w:semiHidden/>
    <w:rsid w:val="003C7F06"/>
    <w:pPr>
      <w:spacing w:after="0" w:line="240" w:lineRule="auto"/>
    </w:pPr>
    <w:rPr>
      <w:i/>
      <w:iCs/>
    </w:rPr>
  </w:style>
  <w:style w:type="character" w:customStyle="1" w:styleId="HTMLAddressChar">
    <w:name w:val="HTML Address Char"/>
    <w:basedOn w:val="DefaultParagraphFont"/>
    <w:link w:val="HTMLAddress"/>
    <w:uiPriority w:val="13"/>
    <w:semiHidden/>
    <w:rsid w:val="003C7F06"/>
    <w:rPr>
      <w:i/>
      <w:iCs/>
    </w:rPr>
  </w:style>
  <w:style w:type="character" w:styleId="HTMLCite">
    <w:name w:val="HTML Cite"/>
    <w:basedOn w:val="DefaultParagraphFont"/>
    <w:uiPriority w:val="13"/>
    <w:semiHidden/>
    <w:rsid w:val="003C7F06"/>
    <w:rPr>
      <w:i/>
      <w:iCs/>
    </w:rPr>
  </w:style>
  <w:style w:type="character" w:styleId="HTMLCode">
    <w:name w:val="HTML Code"/>
    <w:basedOn w:val="DefaultParagraphFont"/>
    <w:uiPriority w:val="13"/>
    <w:semiHidden/>
    <w:rsid w:val="003C7F06"/>
    <w:rPr>
      <w:rFonts w:ascii="Consolas" w:hAnsi="Consolas" w:cs="Consolas"/>
      <w:sz w:val="20"/>
      <w:szCs w:val="20"/>
    </w:rPr>
  </w:style>
  <w:style w:type="character" w:styleId="HTMLDefinition">
    <w:name w:val="HTML Definition"/>
    <w:basedOn w:val="DefaultParagraphFont"/>
    <w:uiPriority w:val="13"/>
    <w:semiHidden/>
    <w:rsid w:val="003C7F06"/>
    <w:rPr>
      <w:i/>
      <w:iCs/>
    </w:rPr>
  </w:style>
  <w:style w:type="character" w:styleId="HTMLKeyboard">
    <w:name w:val="HTML Keyboard"/>
    <w:basedOn w:val="DefaultParagraphFont"/>
    <w:uiPriority w:val="13"/>
    <w:semiHidden/>
    <w:rsid w:val="003C7F06"/>
    <w:rPr>
      <w:rFonts w:ascii="Consolas" w:hAnsi="Consolas" w:cs="Consolas"/>
      <w:sz w:val="20"/>
      <w:szCs w:val="20"/>
    </w:rPr>
  </w:style>
  <w:style w:type="paragraph" w:styleId="HTMLPreformatted">
    <w:name w:val="HTML Preformatted"/>
    <w:basedOn w:val="Normal"/>
    <w:link w:val="HTMLPreformattedChar"/>
    <w:uiPriority w:val="13"/>
    <w:semiHidden/>
    <w:rsid w:val="003C7F06"/>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13"/>
    <w:semiHidden/>
    <w:rsid w:val="003C7F06"/>
    <w:rPr>
      <w:rFonts w:ascii="Consolas" w:hAnsi="Consolas" w:cs="Consolas"/>
      <w:sz w:val="20"/>
      <w:szCs w:val="20"/>
    </w:rPr>
  </w:style>
  <w:style w:type="character" w:styleId="HTMLSample">
    <w:name w:val="HTML Sample"/>
    <w:basedOn w:val="DefaultParagraphFont"/>
    <w:uiPriority w:val="13"/>
    <w:semiHidden/>
    <w:rsid w:val="003C7F06"/>
    <w:rPr>
      <w:rFonts w:ascii="Consolas" w:hAnsi="Consolas" w:cs="Consolas"/>
      <w:sz w:val="24"/>
      <w:szCs w:val="24"/>
    </w:rPr>
  </w:style>
  <w:style w:type="character" w:styleId="HTMLTypewriter">
    <w:name w:val="HTML Typewriter"/>
    <w:basedOn w:val="DefaultParagraphFont"/>
    <w:uiPriority w:val="13"/>
    <w:semiHidden/>
    <w:rsid w:val="003C7F06"/>
    <w:rPr>
      <w:rFonts w:ascii="Consolas" w:hAnsi="Consolas" w:cs="Consolas"/>
      <w:sz w:val="20"/>
      <w:szCs w:val="20"/>
    </w:rPr>
  </w:style>
  <w:style w:type="character" w:styleId="HTMLVariable">
    <w:name w:val="HTML Variable"/>
    <w:basedOn w:val="DefaultParagraphFont"/>
    <w:uiPriority w:val="13"/>
    <w:semiHidden/>
    <w:rsid w:val="003C7F06"/>
    <w:rPr>
      <w:i/>
      <w:iCs/>
    </w:rPr>
  </w:style>
  <w:style w:type="character" w:styleId="Hyperlink">
    <w:name w:val="Hyperlink"/>
    <w:basedOn w:val="DefaultParagraphFont"/>
    <w:uiPriority w:val="13"/>
    <w:semiHidden/>
    <w:rsid w:val="003C7F06"/>
    <w:rPr>
      <w:color w:val="808080" w:themeColor="hyperlink"/>
      <w:u w:val="single"/>
    </w:rPr>
  </w:style>
  <w:style w:type="paragraph" w:styleId="Index1">
    <w:name w:val="index 1"/>
    <w:basedOn w:val="Normal"/>
    <w:next w:val="Normal"/>
    <w:autoRedefine/>
    <w:uiPriority w:val="13"/>
    <w:semiHidden/>
    <w:rsid w:val="003C7F06"/>
    <w:pPr>
      <w:spacing w:after="0" w:line="240" w:lineRule="auto"/>
      <w:ind w:left="220" w:hanging="220"/>
    </w:pPr>
  </w:style>
  <w:style w:type="paragraph" w:styleId="Index2">
    <w:name w:val="index 2"/>
    <w:basedOn w:val="Normal"/>
    <w:next w:val="Normal"/>
    <w:autoRedefine/>
    <w:uiPriority w:val="13"/>
    <w:semiHidden/>
    <w:rsid w:val="003C7F06"/>
    <w:pPr>
      <w:spacing w:after="0" w:line="240" w:lineRule="auto"/>
      <w:ind w:left="440" w:hanging="220"/>
    </w:pPr>
  </w:style>
  <w:style w:type="paragraph" w:styleId="Index3">
    <w:name w:val="index 3"/>
    <w:basedOn w:val="Normal"/>
    <w:next w:val="Normal"/>
    <w:autoRedefine/>
    <w:uiPriority w:val="13"/>
    <w:semiHidden/>
    <w:rsid w:val="003C7F06"/>
    <w:pPr>
      <w:spacing w:after="0" w:line="240" w:lineRule="auto"/>
      <w:ind w:left="660" w:hanging="220"/>
    </w:pPr>
  </w:style>
  <w:style w:type="paragraph" w:styleId="Index4">
    <w:name w:val="index 4"/>
    <w:basedOn w:val="Normal"/>
    <w:next w:val="Normal"/>
    <w:autoRedefine/>
    <w:uiPriority w:val="13"/>
    <w:semiHidden/>
    <w:rsid w:val="003C7F06"/>
    <w:pPr>
      <w:spacing w:after="0" w:line="240" w:lineRule="auto"/>
      <w:ind w:left="880" w:hanging="220"/>
    </w:pPr>
  </w:style>
  <w:style w:type="paragraph" w:styleId="Index5">
    <w:name w:val="index 5"/>
    <w:basedOn w:val="Normal"/>
    <w:next w:val="Normal"/>
    <w:autoRedefine/>
    <w:uiPriority w:val="13"/>
    <w:semiHidden/>
    <w:rsid w:val="003C7F06"/>
    <w:pPr>
      <w:spacing w:after="0" w:line="240" w:lineRule="auto"/>
      <w:ind w:left="1100" w:hanging="220"/>
    </w:pPr>
  </w:style>
  <w:style w:type="paragraph" w:styleId="Index6">
    <w:name w:val="index 6"/>
    <w:basedOn w:val="Normal"/>
    <w:next w:val="Normal"/>
    <w:autoRedefine/>
    <w:uiPriority w:val="13"/>
    <w:semiHidden/>
    <w:rsid w:val="003C7F06"/>
    <w:pPr>
      <w:spacing w:after="0" w:line="240" w:lineRule="auto"/>
      <w:ind w:left="1320" w:hanging="220"/>
    </w:pPr>
  </w:style>
  <w:style w:type="paragraph" w:styleId="Index7">
    <w:name w:val="index 7"/>
    <w:basedOn w:val="Normal"/>
    <w:next w:val="Normal"/>
    <w:autoRedefine/>
    <w:uiPriority w:val="13"/>
    <w:semiHidden/>
    <w:rsid w:val="003C7F06"/>
    <w:pPr>
      <w:spacing w:after="0" w:line="240" w:lineRule="auto"/>
      <w:ind w:left="1540" w:hanging="220"/>
    </w:pPr>
  </w:style>
  <w:style w:type="paragraph" w:styleId="Index8">
    <w:name w:val="index 8"/>
    <w:basedOn w:val="Normal"/>
    <w:next w:val="Normal"/>
    <w:autoRedefine/>
    <w:uiPriority w:val="13"/>
    <w:semiHidden/>
    <w:rsid w:val="003C7F06"/>
    <w:pPr>
      <w:spacing w:after="0" w:line="240" w:lineRule="auto"/>
      <w:ind w:left="1760" w:hanging="220"/>
    </w:pPr>
  </w:style>
  <w:style w:type="paragraph" w:styleId="Index9">
    <w:name w:val="index 9"/>
    <w:basedOn w:val="Normal"/>
    <w:next w:val="Normal"/>
    <w:autoRedefine/>
    <w:uiPriority w:val="13"/>
    <w:semiHidden/>
    <w:rsid w:val="003C7F06"/>
    <w:pPr>
      <w:spacing w:after="0" w:line="240" w:lineRule="auto"/>
      <w:ind w:left="1980" w:hanging="220"/>
    </w:pPr>
  </w:style>
  <w:style w:type="paragraph" w:styleId="IndexHeading">
    <w:name w:val="index heading"/>
    <w:basedOn w:val="Normal"/>
    <w:next w:val="Index1"/>
    <w:uiPriority w:val="13"/>
    <w:semiHidden/>
    <w:rsid w:val="003C7F06"/>
    <w:rPr>
      <w:rFonts w:asciiTheme="majorHAnsi" w:eastAsiaTheme="majorEastAsia" w:hAnsiTheme="majorHAnsi" w:cstheme="majorBidi"/>
      <w:b/>
      <w:bCs/>
    </w:rPr>
  </w:style>
  <w:style w:type="character" w:styleId="IntenseEmphasis">
    <w:name w:val="Intense Emphasis"/>
    <w:basedOn w:val="DefaultParagraphFont"/>
    <w:uiPriority w:val="13"/>
    <w:semiHidden/>
    <w:rsid w:val="003C7F06"/>
    <w:rPr>
      <w:b/>
      <w:bCs/>
      <w:i/>
      <w:iCs/>
      <w:color w:val="D51918" w:themeColor="accent1"/>
    </w:rPr>
  </w:style>
  <w:style w:type="paragraph" w:styleId="IntenseQuote">
    <w:name w:val="Intense Quote"/>
    <w:basedOn w:val="Normal"/>
    <w:next w:val="Normal"/>
    <w:link w:val="IntenseQuoteChar"/>
    <w:uiPriority w:val="13"/>
    <w:semiHidden/>
    <w:rsid w:val="003C7F06"/>
    <w:pPr>
      <w:pBdr>
        <w:bottom w:val="single" w:sz="4" w:space="4" w:color="D51918" w:themeColor="accent1"/>
      </w:pBdr>
      <w:spacing w:before="200" w:after="280"/>
      <w:ind w:left="936" w:right="936"/>
    </w:pPr>
    <w:rPr>
      <w:b/>
      <w:bCs/>
      <w:i/>
      <w:iCs/>
      <w:color w:val="D51918" w:themeColor="accent1"/>
    </w:rPr>
  </w:style>
  <w:style w:type="character" w:customStyle="1" w:styleId="IntenseQuoteChar">
    <w:name w:val="Intense Quote Char"/>
    <w:basedOn w:val="DefaultParagraphFont"/>
    <w:link w:val="IntenseQuote"/>
    <w:uiPriority w:val="13"/>
    <w:semiHidden/>
    <w:rsid w:val="003C7F06"/>
    <w:rPr>
      <w:b/>
      <w:bCs/>
      <w:i/>
      <w:iCs/>
      <w:color w:val="D51918" w:themeColor="accent1"/>
    </w:rPr>
  </w:style>
  <w:style w:type="character" w:styleId="IntenseReference">
    <w:name w:val="Intense Reference"/>
    <w:basedOn w:val="DefaultParagraphFont"/>
    <w:uiPriority w:val="13"/>
    <w:semiHidden/>
    <w:rsid w:val="003C7F06"/>
    <w:rPr>
      <w:b/>
      <w:bCs/>
      <w:smallCaps/>
      <w:color w:val="BCDEE6" w:themeColor="accent2"/>
      <w:spacing w:val="5"/>
      <w:u w:val="single"/>
    </w:rPr>
  </w:style>
  <w:style w:type="table" w:styleId="LightGrid">
    <w:name w:val="Light Grid"/>
    <w:basedOn w:val="TableNormal"/>
    <w:uiPriority w:val="13"/>
    <w:rsid w:val="003C7F0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13"/>
    <w:rsid w:val="003C7F06"/>
    <w:pPr>
      <w:spacing w:after="0" w:line="240" w:lineRule="auto"/>
    </w:pPr>
    <w:tblPr>
      <w:tblStyleRowBandSize w:val="1"/>
      <w:tblStyleColBandSize w:val="1"/>
      <w:tblBorders>
        <w:top w:val="single" w:sz="8" w:space="0" w:color="D51918" w:themeColor="accent1"/>
        <w:left w:val="single" w:sz="8" w:space="0" w:color="D51918" w:themeColor="accent1"/>
        <w:bottom w:val="single" w:sz="8" w:space="0" w:color="D51918" w:themeColor="accent1"/>
        <w:right w:val="single" w:sz="8" w:space="0" w:color="D51918" w:themeColor="accent1"/>
        <w:insideH w:val="single" w:sz="8" w:space="0" w:color="D51918" w:themeColor="accent1"/>
        <w:insideV w:val="single" w:sz="8" w:space="0" w:color="D5191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1918" w:themeColor="accent1"/>
          <w:left w:val="single" w:sz="8" w:space="0" w:color="D51918" w:themeColor="accent1"/>
          <w:bottom w:val="single" w:sz="18" w:space="0" w:color="D51918" w:themeColor="accent1"/>
          <w:right w:val="single" w:sz="8" w:space="0" w:color="D51918" w:themeColor="accent1"/>
          <w:insideH w:val="nil"/>
          <w:insideV w:val="single" w:sz="8" w:space="0" w:color="D5191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1918" w:themeColor="accent1"/>
          <w:left w:val="single" w:sz="8" w:space="0" w:color="D51918" w:themeColor="accent1"/>
          <w:bottom w:val="single" w:sz="8" w:space="0" w:color="D51918" w:themeColor="accent1"/>
          <w:right w:val="single" w:sz="8" w:space="0" w:color="D51918" w:themeColor="accent1"/>
          <w:insideH w:val="nil"/>
          <w:insideV w:val="single" w:sz="8" w:space="0" w:color="D5191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1918" w:themeColor="accent1"/>
          <w:left w:val="single" w:sz="8" w:space="0" w:color="D51918" w:themeColor="accent1"/>
          <w:bottom w:val="single" w:sz="8" w:space="0" w:color="D51918" w:themeColor="accent1"/>
          <w:right w:val="single" w:sz="8" w:space="0" w:color="D51918" w:themeColor="accent1"/>
        </w:tcBorders>
      </w:tcPr>
    </w:tblStylePr>
    <w:tblStylePr w:type="band1Vert">
      <w:tblPr/>
      <w:tcPr>
        <w:tcBorders>
          <w:top w:val="single" w:sz="8" w:space="0" w:color="D51918" w:themeColor="accent1"/>
          <w:left w:val="single" w:sz="8" w:space="0" w:color="D51918" w:themeColor="accent1"/>
          <w:bottom w:val="single" w:sz="8" w:space="0" w:color="D51918" w:themeColor="accent1"/>
          <w:right w:val="single" w:sz="8" w:space="0" w:color="D51918" w:themeColor="accent1"/>
        </w:tcBorders>
        <w:shd w:val="clear" w:color="auto" w:fill="F8C2C2" w:themeFill="accent1" w:themeFillTint="3F"/>
      </w:tcPr>
    </w:tblStylePr>
    <w:tblStylePr w:type="band1Horz">
      <w:tblPr/>
      <w:tcPr>
        <w:tcBorders>
          <w:top w:val="single" w:sz="8" w:space="0" w:color="D51918" w:themeColor="accent1"/>
          <w:left w:val="single" w:sz="8" w:space="0" w:color="D51918" w:themeColor="accent1"/>
          <w:bottom w:val="single" w:sz="8" w:space="0" w:color="D51918" w:themeColor="accent1"/>
          <w:right w:val="single" w:sz="8" w:space="0" w:color="D51918" w:themeColor="accent1"/>
          <w:insideV w:val="single" w:sz="8" w:space="0" w:color="D51918" w:themeColor="accent1"/>
        </w:tcBorders>
        <w:shd w:val="clear" w:color="auto" w:fill="F8C2C2" w:themeFill="accent1" w:themeFillTint="3F"/>
      </w:tcPr>
    </w:tblStylePr>
    <w:tblStylePr w:type="band2Horz">
      <w:tblPr/>
      <w:tcPr>
        <w:tcBorders>
          <w:top w:val="single" w:sz="8" w:space="0" w:color="D51918" w:themeColor="accent1"/>
          <w:left w:val="single" w:sz="8" w:space="0" w:color="D51918" w:themeColor="accent1"/>
          <w:bottom w:val="single" w:sz="8" w:space="0" w:color="D51918" w:themeColor="accent1"/>
          <w:right w:val="single" w:sz="8" w:space="0" w:color="D51918" w:themeColor="accent1"/>
          <w:insideV w:val="single" w:sz="8" w:space="0" w:color="D51918" w:themeColor="accent1"/>
        </w:tcBorders>
      </w:tcPr>
    </w:tblStylePr>
  </w:style>
  <w:style w:type="table" w:styleId="LightGrid-Accent2">
    <w:name w:val="Light Grid Accent 2"/>
    <w:basedOn w:val="TableNormal"/>
    <w:uiPriority w:val="13"/>
    <w:rsid w:val="003C7F06"/>
    <w:pPr>
      <w:spacing w:after="0" w:line="240" w:lineRule="auto"/>
    </w:pPr>
    <w:tblPr>
      <w:tblStyleRowBandSize w:val="1"/>
      <w:tblStyleColBandSize w:val="1"/>
      <w:tblBorders>
        <w:top w:val="single" w:sz="8" w:space="0" w:color="BCDEE6" w:themeColor="accent2"/>
        <w:left w:val="single" w:sz="8" w:space="0" w:color="BCDEE6" w:themeColor="accent2"/>
        <w:bottom w:val="single" w:sz="8" w:space="0" w:color="BCDEE6" w:themeColor="accent2"/>
        <w:right w:val="single" w:sz="8" w:space="0" w:color="BCDEE6" w:themeColor="accent2"/>
        <w:insideH w:val="single" w:sz="8" w:space="0" w:color="BCDEE6" w:themeColor="accent2"/>
        <w:insideV w:val="single" w:sz="8" w:space="0" w:color="BCDE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CDEE6" w:themeColor="accent2"/>
          <w:left w:val="single" w:sz="8" w:space="0" w:color="BCDEE6" w:themeColor="accent2"/>
          <w:bottom w:val="single" w:sz="18" w:space="0" w:color="BCDEE6" w:themeColor="accent2"/>
          <w:right w:val="single" w:sz="8" w:space="0" w:color="BCDEE6" w:themeColor="accent2"/>
          <w:insideH w:val="nil"/>
          <w:insideV w:val="single" w:sz="8" w:space="0" w:color="BCDE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CDEE6" w:themeColor="accent2"/>
          <w:left w:val="single" w:sz="8" w:space="0" w:color="BCDEE6" w:themeColor="accent2"/>
          <w:bottom w:val="single" w:sz="8" w:space="0" w:color="BCDEE6" w:themeColor="accent2"/>
          <w:right w:val="single" w:sz="8" w:space="0" w:color="BCDEE6" w:themeColor="accent2"/>
          <w:insideH w:val="nil"/>
          <w:insideV w:val="single" w:sz="8" w:space="0" w:color="BCDE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CDEE6" w:themeColor="accent2"/>
          <w:left w:val="single" w:sz="8" w:space="0" w:color="BCDEE6" w:themeColor="accent2"/>
          <w:bottom w:val="single" w:sz="8" w:space="0" w:color="BCDEE6" w:themeColor="accent2"/>
          <w:right w:val="single" w:sz="8" w:space="0" w:color="BCDEE6" w:themeColor="accent2"/>
        </w:tcBorders>
      </w:tcPr>
    </w:tblStylePr>
    <w:tblStylePr w:type="band1Vert">
      <w:tblPr/>
      <w:tcPr>
        <w:tcBorders>
          <w:top w:val="single" w:sz="8" w:space="0" w:color="BCDEE6" w:themeColor="accent2"/>
          <w:left w:val="single" w:sz="8" w:space="0" w:color="BCDEE6" w:themeColor="accent2"/>
          <w:bottom w:val="single" w:sz="8" w:space="0" w:color="BCDEE6" w:themeColor="accent2"/>
          <w:right w:val="single" w:sz="8" w:space="0" w:color="BCDEE6" w:themeColor="accent2"/>
        </w:tcBorders>
        <w:shd w:val="clear" w:color="auto" w:fill="EEF6F8" w:themeFill="accent2" w:themeFillTint="3F"/>
      </w:tcPr>
    </w:tblStylePr>
    <w:tblStylePr w:type="band1Horz">
      <w:tblPr/>
      <w:tcPr>
        <w:tcBorders>
          <w:top w:val="single" w:sz="8" w:space="0" w:color="BCDEE6" w:themeColor="accent2"/>
          <w:left w:val="single" w:sz="8" w:space="0" w:color="BCDEE6" w:themeColor="accent2"/>
          <w:bottom w:val="single" w:sz="8" w:space="0" w:color="BCDEE6" w:themeColor="accent2"/>
          <w:right w:val="single" w:sz="8" w:space="0" w:color="BCDEE6" w:themeColor="accent2"/>
          <w:insideV w:val="single" w:sz="8" w:space="0" w:color="BCDEE6" w:themeColor="accent2"/>
        </w:tcBorders>
        <w:shd w:val="clear" w:color="auto" w:fill="EEF6F8" w:themeFill="accent2" w:themeFillTint="3F"/>
      </w:tcPr>
    </w:tblStylePr>
    <w:tblStylePr w:type="band2Horz">
      <w:tblPr/>
      <w:tcPr>
        <w:tcBorders>
          <w:top w:val="single" w:sz="8" w:space="0" w:color="BCDEE6" w:themeColor="accent2"/>
          <w:left w:val="single" w:sz="8" w:space="0" w:color="BCDEE6" w:themeColor="accent2"/>
          <w:bottom w:val="single" w:sz="8" w:space="0" w:color="BCDEE6" w:themeColor="accent2"/>
          <w:right w:val="single" w:sz="8" w:space="0" w:color="BCDEE6" w:themeColor="accent2"/>
          <w:insideV w:val="single" w:sz="8" w:space="0" w:color="BCDEE6" w:themeColor="accent2"/>
        </w:tcBorders>
      </w:tcPr>
    </w:tblStylePr>
  </w:style>
  <w:style w:type="table" w:styleId="LightGrid-Accent3">
    <w:name w:val="Light Grid Accent 3"/>
    <w:basedOn w:val="TableNormal"/>
    <w:uiPriority w:val="13"/>
    <w:rsid w:val="003C7F06"/>
    <w:pPr>
      <w:spacing w:after="0" w:line="240" w:lineRule="auto"/>
    </w:pPr>
    <w:tblPr>
      <w:tblStyleRowBandSize w:val="1"/>
      <w:tblStyleColBandSize w:val="1"/>
      <w:tblBorders>
        <w:top w:val="single" w:sz="8" w:space="0" w:color="E0C6AD" w:themeColor="accent3"/>
        <w:left w:val="single" w:sz="8" w:space="0" w:color="E0C6AD" w:themeColor="accent3"/>
        <w:bottom w:val="single" w:sz="8" w:space="0" w:color="E0C6AD" w:themeColor="accent3"/>
        <w:right w:val="single" w:sz="8" w:space="0" w:color="E0C6AD" w:themeColor="accent3"/>
        <w:insideH w:val="single" w:sz="8" w:space="0" w:color="E0C6AD" w:themeColor="accent3"/>
        <w:insideV w:val="single" w:sz="8" w:space="0" w:color="E0C6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0C6AD" w:themeColor="accent3"/>
          <w:left w:val="single" w:sz="8" w:space="0" w:color="E0C6AD" w:themeColor="accent3"/>
          <w:bottom w:val="single" w:sz="18" w:space="0" w:color="E0C6AD" w:themeColor="accent3"/>
          <w:right w:val="single" w:sz="8" w:space="0" w:color="E0C6AD" w:themeColor="accent3"/>
          <w:insideH w:val="nil"/>
          <w:insideV w:val="single" w:sz="8" w:space="0" w:color="E0C6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0C6AD" w:themeColor="accent3"/>
          <w:left w:val="single" w:sz="8" w:space="0" w:color="E0C6AD" w:themeColor="accent3"/>
          <w:bottom w:val="single" w:sz="8" w:space="0" w:color="E0C6AD" w:themeColor="accent3"/>
          <w:right w:val="single" w:sz="8" w:space="0" w:color="E0C6AD" w:themeColor="accent3"/>
          <w:insideH w:val="nil"/>
          <w:insideV w:val="single" w:sz="8" w:space="0" w:color="E0C6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0C6AD" w:themeColor="accent3"/>
          <w:left w:val="single" w:sz="8" w:space="0" w:color="E0C6AD" w:themeColor="accent3"/>
          <w:bottom w:val="single" w:sz="8" w:space="0" w:color="E0C6AD" w:themeColor="accent3"/>
          <w:right w:val="single" w:sz="8" w:space="0" w:color="E0C6AD" w:themeColor="accent3"/>
        </w:tcBorders>
      </w:tcPr>
    </w:tblStylePr>
    <w:tblStylePr w:type="band1Vert">
      <w:tblPr/>
      <w:tcPr>
        <w:tcBorders>
          <w:top w:val="single" w:sz="8" w:space="0" w:color="E0C6AD" w:themeColor="accent3"/>
          <w:left w:val="single" w:sz="8" w:space="0" w:color="E0C6AD" w:themeColor="accent3"/>
          <w:bottom w:val="single" w:sz="8" w:space="0" w:color="E0C6AD" w:themeColor="accent3"/>
          <w:right w:val="single" w:sz="8" w:space="0" w:color="E0C6AD" w:themeColor="accent3"/>
        </w:tcBorders>
        <w:shd w:val="clear" w:color="auto" w:fill="F7F0EA" w:themeFill="accent3" w:themeFillTint="3F"/>
      </w:tcPr>
    </w:tblStylePr>
    <w:tblStylePr w:type="band1Horz">
      <w:tblPr/>
      <w:tcPr>
        <w:tcBorders>
          <w:top w:val="single" w:sz="8" w:space="0" w:color="E0C6AD" w:themeColor="accent3"/>
          <w:left w:val="single" w:sz="8" w:space="0" w:color="E0C6AD" w:themeColor="accent3"/>
          <w:bottom w:val="single" w:sz="8" w:space="0" w:color="E0C6AD" w:themeColor="accent3"/>
          <w:right w:val="single" w:sz="8" w:space="0" w:color="E0C6AD" w:themeColor="accent3"/>
          <w:insideV w:val="single" w:sz="8" w:space="0" w:color="E0C6AD" w:themeColor="accent3"/>
        </w:tcBorders>
        <w:shd w:val="clear" w:color="auto" w:fill="F7F0EA" w:themeFill="accent3" w:themeFillTint="3F"/>
      </w:tcPr>
    </w:tblStylePr>
    <w:tblStylePr w:type="band2Horz">
      <w:tblPr/>
      <w:tcPr>
        <w:tcBorders>
          <w:top w:val="single" w:sz="8" w:space="0" w:color="E0C6AD" w:themeColor="accent3"/>
          <w:left w:val="single" w:sz="8" w:space="0" w:color="E0C6AD" w:themeColor="accent3"/>
          <w:bottom w:val="single" w:sz="8" w:space="0" w:color="E0C6AD" w:themeColor="accent3"/>
          <w:right w:val="single" w:sz="8" w:space="0" w:color="E0C6AD" w:themeColor="accent3"/>
          <w:insideV w:val="single" w:sz="8" w:space="0" w:color="E0C6AD" w:themeColor="accent3"/>
        </w:tcBorders>
      </w:tcPr>
    </w:tblStylePr>
  </w:style>
  <w:style w:type="table" w:styleId="LightGrid-Accent4">
    <w:name w:val="Light Grid Accent 4"/>
    <w:basedOn w:val="TableNormal"/>
    <w:uiPriority w:val="13"/>
    <w:rsid w:val="003C7F06"/>
    <w:pPr>
      <w:spacing w:after="0" w:line="240" w:lineRule="auto"/>
    </w:pPr>
    <w:tblPr>
      <w:tblStyleRowBandSize w:val="1"/>
      <w:tblStyleColBandSize w:val="1"/>
      <w:tblBorders>
        <w:top w:val="single" w:sz="8" w:space="0" w:color="003E51" w:themeColor="accent4"/>
        <w:left w:val="single" w:sz="8" w:space="0" w:color="003E51" w:themeColor="accent4"/>
        <w:bottom w:val="single" w:sz="8" w:space="0" w:color="003E51" w:themeColor="accent4"/>
        <w:right w:val="single" w:sz="8" w:space="0" w:color="003E51" w:themeColor="accent4"/>
        <w:insideH w:val="single" w:sz="8" w:space="0" w:color="003E51" w:themeColor="accent4"/>
        <w:insideV w:val="single" w:sz="8" w:space="0" w:color="003E5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E51" w:themeColor="accent4"/>
          <w:left w:val="single" w:sz="8" w:space="0" w:color="003E51" w:themeColor="accent4"/>
          <w:bottom w:val="single" w:sz="18" w:space="0" w:color="003E51" w:themeColor="accent4"/>
          <w:right w:val="single" w:sz="8" w:space="0" w:color="003E51" w:themeColor="accent4"/>
          <w:insideH w:val="nil"/>
          <w:insideV w:val="single" w:sz="8" w:space="0" w:color="003E5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E51" w:themeColor="accent4"/>
          <w:left w:val="single" w:sz="8" w:space="0" w:color="003E51" w:themeColor="accent4"/>
          <w:bottom w:val="single" w:sz="8" w:space="0" w:color="003E51" w:themeColor="accent4"/>
          <w:right w:val="single" w:sz="8" w:space="0" w:color="003E51" w:themeColor="accent4"/>
          <w:insideH w:val="nil"/>
          <w:insideV w:val="single" w:sz="8" w:space="0" w:color="003E5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E51" w:themeColor="accent4"/>
          <w:left w:val="single" w:sz="8" w:space="0" w:color="003E51" w:themeColor="accent4"/>
          <w:bottom w:val="single" w:sz="8" w:space="0" w:color="003E51" w:themeColor="accent4"/>
          <w:right w:val="single" w:sz="8" w:space="0" w:color="003E51" w:themeColor="accent4"/>
        </w:tcBorders>
      </w:tcPr>
    </w:tblStylePr>
    <w:tblStylePr w:type="band1Vert">
      <w:tblPr/>
      <w:tcPr>
        <w:tcBorders>
          <w:top w:val="single" w:sz="8" w:space="0" w:color="003E51" w:themeColor="accent4"/>
          <w:left w:val="single" w:sz="8" w:space="0" w:color="003E51" w:themeColor="accent4"/>
          <w:bottom w:val="single" w:sz="8" w:space="0" w:color="003E51" w:themeColor="accent4"/>
          <w:right w:val="single" w:sz="8" w:space="0" w:color="003E51" w:themeColor="accent4"/>
        </w:tcBorders>
        <w:shd w:val="clear" w:color="auto" w:fill="95E6FF" w:themeFill="accent4" w:themeFillTint="3F"/>
      </w:tcPr>
    </w:tblStylePr>
    <w:tblStylePr w:type="band1Horz">
      <w:tblPr/>
      <w:tcPr>
        <w:tcBorders>
          <w:top w:val="single" w:sz="8" w:space="0" w:color="003E51" w:themeColor="accent4"/>
          <w:left w:val="single" w:sz="8" w:space="0" w:color="003E51" w:themeColor="accent4"/>
          <w:bottom w:val="single" w:sz="8" w:space="0" w:color="003E51" w:themeColor="accent4"/>
          <w:right w:val="single" w:sz="8" w:space="0" w:color="003E51" w:themeColor="accent4"/>
          <w:insideV w:val="single" w:sz="8" w:space="0" w:color="003E51" w:themeColor="accent4"/>
        </w:tcBorders>
        <w:shd w:val="clear" w:color="auto" w:fill="95E6FF" w:themeFill="accent4" w:themeFillTint="3F"/>
      </w:tcPr>
    </w:tblStylePr>
    <w:tblStylePr w:type="band2Horz">
      <w:tblPr/>
      <w:tcPr>
        <w:tcBorders>
          <w:top w:val="single" w:sz="8" w:space="0" w:color="003E51" w:themeColor="accent4"/>
          <w:left w:val="single" w:sz="8" w:space="0" w:color="003E51" w:themeColor="accent4"/>
          <w:bottom w:val="single" w:sz="8" w:space="0" w:color="003E51" w:themeColor="accent4"/>
          <w:right w:val="single" w:sz="8" w:space="0" w:color="003E51" w:themeColor="accent4"/>
          <w:insideV w:val="single" w:sz="8" w:space="0" w:color="003E51" w:themeColor="accent4"/>
        </w:tcBorders>
      </w:tcPr>
    </w:tblStylePr>
  </w:style>
  <w:style w:type="table" w:styleId="LightGrid-Accent5">
    <w:name w:val="Light Grid Accent 5"/>
    <w:basedOn w:val="TableNormal"/>
    <w:uiPriority w:val="13"/>
    <w:rsid w:val="003C7F06"/>
    <w:pPr>
      <w:spacing w:after="0" w:line="240" w:lineRule="auto"/>
    </w:pPr>
    <w:tblPr>
      <w:tblStyleRowBandSize w:val="1"/>
      <w:tblStyleColBandSize w:val="1"/>
      <w:tblBorders>
        <w:top w:val="single" w:sz="8" w:space="0" w:color="131E29" w:themeColor="accent5"/>
        <w:left w:val="single" w:sz="8" w:space="0" w:color="131E29" w:themeColor="accent5"/>
        <w:bottom w:val="single" w:sz="8" w:space="0" w:color="131E29" w:themeColor="accent5"/>
        <w:right w:val="single" w:sz="8" w:space="0" w:color="131E29" w:themeColor="accent5"/>
        <w:insideH w:val="single" w:sz="8" w:space="0" w:color="131E29" w:themeColor="accent5"/>
        <w:insideV w:val="single" w:sz="8" w:space="0" w:color="131E2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31E29" w:themeColor="accent5"/>
          <w:left w:val="single" w:sz="8" w:space="0" w:color="131E29" w:themeColor="accent5"/>
          <w:bottom w:val="single" w:sz="18" w:space="0" w:color="131E29" w:themeColor="accent5"/>
          <w:right w:val="single" w:sz="8" w:space="0" w:color="131E29" w:themeColor="accent5"/>
          <w:insideH w:val="nil"/>
          <w:insideV w:val="single" w:sz="8" w:space="0" w:color="131E2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31E29" w:themeColor="accent5"/>
          <w:left w:val="single" w:sz="8" w:space="0" w:color="131E29" w:themeColor="accent5"/>
          <w:bottom w:val="single" w:sz="8" w:space="0" w:color="131E29" w:themeColor="accent5"/>
          <w:right w:val="single" w:sz="8" w:space="0" w:color="131E29" w:themeColor="accent5"/>
          <w:insideH w:val="nil"/>
          <w:insideV w:val="single" w:sz="8" w:space="0" w:color="131E2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31E29" w:themeColor="accent5"/>
          <w:left w:val="single" w:sz="8" w:space="0" w:color="131E29" w:themeColor="accent5"/>
          <w:bottom w:val="single" w:sz="8" w:space="0" w:color="131E29" w:themeColor="accent5"/>
          <w:right w:val="single" w:sz="8" w:space="0" w:color="131E29" w:themeColor="accent5"/>
        </w:tcBorders>
      </w:tcPr>
    </w:tblStylePr>
    <w:tblStylePr w:type="band1Vert">
      <w:tblPr/>
      <w:tcPr>
        <w:tcBorders>
          <w:top w:val="single" w:sz="8" w:space="0" w:color="131E29" w:themeColor="accent5"/>
          <w:left w:val="single" w:sz="8" w:space="0" w:color="131E29" w:themeColor="accent5"/>
          <w:bottom w:val="single" w:sz="8" w:space="0" w:color="131E29" w:themeColor="accent5"/>
          <w:right w:val="single" w:sz="8" w:space="0" w:color="131E29" w:themeColor="accent5"/>
        </w:tcBorders>
        <w:shd w:val="clear" w:color="auto" w:fill="B2C7DB" w:themeFill="accent5" w:themeFillTint="3F"/>
      </w:tcPr>
    </w:tblStylePr>
    <w:tblStylePr w:type="band1Horz">
      <w:tblPr/>
      <w:tcPr>
        <w:tcBorders>
          <w:top w:val="single" w:sz="8" w:space="0" w:color="131E29" w:themeColor="accent5"/>
          <w:left w:val="single" w:sz="8" w:space="0" w:color="131E29" w:themeColor="accent5"/>
          <w:bottom w:val="single" w:sz="8" w:space="0" w:color="131E29" w:themeColor="accent5"/>
          <w:right w:val="single" w:sz="8" w:space="0" w:color="131E29" w:themeColor="accent5"/>
          <w:insideV w:val="single" w:sz="8" w:space="0" w:color="131E29" w:themeColor="accent5"/>
        </w:tcBorders>
        <w:shd w:val="clear" w:color="auto" w:fill="B2C7DB" w:themeFill="accent5" w:themeFillTint="3F"/>
      </w:tcPr>
    </w:tblStylePr>
    <w:tblStylePr w:type="band2Horz">
      <w:tblPr/>
      <w:tcPr>
        <w:tcBorders>
          <w:top w:val="single" w:sz="8" w:space="0" w:color="131E29" w:themeColor="accent5"/>
          <w:left w:val="single" w:sz="8" w:space="0" w:color="131E29" w:themeColor="accent5"/>
          <w:bottom w:val="single" w:sz="8" w:space="0" w:color="131E29" w:themeColor="accent5"/>
          <w:right w:val="single" w:sz="8" w:space="0" w:color="131E29" w:themeColor="accent5"/>
          <w:insideV w:val="single" w:sz="8" w:space="0" w:color="131E29" w:themeColor="accent5"/>
        </w:tcBorders>
      </w:tcPr>
    </w:tblStylePr>
  </w:style>
  <w:style w:type="table" w:styleId="LightGrid-Accent6">
    <w:name w:val="Light Grid Accent 6"/>
    <w:basedOn w:val="TableNormal"/>
    <w:uiPriority w:val="13"/>
    <w:rsid w:val="003C7F06"/>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C0C0C0" w:themeFill="accent6" w:themeFillTint="3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C0C0C0" w:themeFill="accent6" w:themeFillTint="3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LightList">
    <w:name w:val="Light List"/>
    <w:basedOn w:val="TableNormal"/>
    <w:uiPriority w:val="13"/>
    <w:rsid w:val="003C7F0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13"/>
    <w:rsid w:val="003C7F06"/>
    <w:pPr>
      <w:spacing w:after="0" w:line="240" w:lineRule="auto"/>
    </w:pPr>
    <w:tblPr>
      <w:tblStyleRowBandSize w:val="1"/>
      <w:tblStyleColBandSize w:val="1"/>
      <w:tblBorders>
        <w:top w:val="single" w:sz="8" w:space="0" w:color="D51918" w:themeColor="accent1"/>
        <w:left w:val="single" w:sz="8" w:space="0" w:color="D51918" w:themeColor="accent1"/>
        <w:bottom w:val="single" w:sz="8" w:space="0" w:color="D51918" w:themeColor="accent1"/>
        <w:right w:val="single" w:sz="8" w:space="0" w:color="D51918" w:themeColor="accent1"/>
      </w:tblBorders>
    </w:tblPr>
    <w:tblStylePr w:type="firstRow">
      <w:pPr>
        <w:spacing w:before="0" w:after="0" w:line="240" w:lineRule="auto"/>
      </w:pPr>
      <w:rPr>
        <w:b/>
        <w:bCs/>
        <w:color w:val="FFFFFF" w:themeColor="background1"/>
      </w:rPr>
      <w:tblPr/>
      <w:tcPr>
        <w:shd w:val="clear" w:color="auto" w:fill="D51918" w:themeFill="accent1"/>
      </w:tcPr>
    </w:tblStylePr>
    <w:tblStylePr w:type="lastRow">
      <w:pPr>
        <w:spacing w:before="0" w:after="0" w:line="240" w:lineRule="auto"/>
      </w:pPr>
      <w:rPr>
        <w:b/>
        <w:bCs/>
      </w:rPr>
      <w:tblPr/>
      <w:tcPr>
        <w:tcBorders>
          <w:top w:val="double" w:sz="6" w:space="0" w:color="D51918" w:themeColor="accent1"/>
          <w:left w:val="single" w:sz="8" w:space="0" w:color="D51918" w:themeColor="accent1"/>
          <w:bottom w:val="single" w:sz="8" w:space="0" w:color="D51918" w:themeColor="accent1"/>
          <w:right w:val="single" w:sz="8" w:space="0" w:color="D51918" w:themeColor="accent1"/>
        </w:tcBorders>
      </w:tcPr>
    </w:tblStylePr>
    <w:tblStylePr w:type="firstCol">
      <w:rPr>
        <w:b/>
        <w:bCs/>
      </w:rPr>
    </w:tblStylePr>
    <w:tblStylePr w:type="lastCol">
      <w:rPr>
        <w:b/>
        <w:bCs/>
      </w:rPr>
    </w:tblStylePr>
    <w:tblStylePr w:type="band1Vert">
      <w:tblPr/>
      <w:tcPr>
        <w:tcBorders>
          <w:top w:val="single" w:sz="8" w:space="0" w:color="D51918" w:themeColor="accent1"/>
          <w:left w:val="single" w:sz="8" w:space="0" w:color="D51918" w:themeColor="accent1"/>
          <w:bottom w:val="single" w:sz="8" w:space="0" w:color="D51918" w:themeColor="accent1"/>
          <w:right w:val="single" w:sz="8" w:space="0" w:color="D51918" w:themeColor="accent1"/>
        </w:tcBorders>
      </w:tcPr>
    </w:tblStylePr>
    <w:tblStylePr w:type="band1Horz">
      <w:tblPr/>
      <w:tcPr>
        <w:tcBorders>
          <w:top w:val="single" w:sz="8" w:space="0" w:color="D51918" w:themeColor="accent1"/>
          <w:left w:val="single" w:sz="8" w:space="0" w:color="D51918" w:themeColor="accent1"/>
          <w:bottom w:val="single" w:sz="8" w:space="0" w:color="D51918" w:themeColor="accent1"/>
          <w:right w:val="single" w:sz="8" w:space="0" w:color="D51918" w:themeColor="accent1"/>
        </w:tcBorders>
      </w:tcPr>
    </w:tblStylePr>
  </w:style>
  <w:style w:type="table" w:styleId="LightList-Accent2">
    <w:name w:val="Light List Accent 2"/>
    <w:basedOn w:val="TableNormal"/>
    <w:uiPriority w:val="13"/>
    <w:rsid w:val="003C7F06"/>
    <w:pPr>
      <w:spacing w:after="0" w:line="240" w:lineRule="auto"/>
    </w:pPr>
    <w:tblPr>
      <w:tblStyleRowBandSize w:val="1"/>
      <w:tblStyleColBandSize w:val="1"/>
      <w:tblBorders>
        <w:top w:val="single" w:sz="8" w:space="0" w:color="BCDEE6" w:themeColor="accent2"/>
        <w:left w:val="single" w:sz="8" w:space="0" w:color="BCDEE6" w:themeColor="accent2"/>
        <w:bottom w:val="single" w:sz="8" w:space="0" w:color="BCDEE6" w:themeColor="accent2"/>
        <w:right w:val="single" w:sz="8" w:space="0" w:color="BCDEE6" w:themeColor="accent2"/>
      </w:tblBorders>
    </w:tblPr>
    <w:tblStylePr w:type="firstRow">
      <w:pPr>
        <w:spacing w:before="0" w:after="0" w:line="240" w:lineRule="auto"/>
      </w:pPr>
      <w:rPr>
        <w:b/>
        <w:bCs/>
        <w:color w:val="FFFFFF" w:themeColor="background1"/>
      </w:rPr>
      <w:tblPr/>
      <w:tcPr>
        <w:shd w:val="clear" w:color="auto" w:fill="BCDEE6" w:themeFill="accent2"/>
      </w:tcPr>
    </w:tblStylePr>
    <w:tblStylePr w:type="lastRow">
      <w:pPr>
        <w:spacing w:before="0" w:after="0" w:line="240" w:lineRule="auto"/>
      </w:pPr>
      <w:rPr>
        <w:b/>
        <w:bCs/>
      </w:rPr>
      <w:tblPr/>
      <w:tcPr>
        <w:tcBorders>
          <w:top w:val="double" w:sz="6" w:space="0" w:color="BCDEE6" w:themeColor="accent2"/>
          <w:left w:val="single" w:sz="8" w:space="0" w:color="BCDEE6" w:themeColor="accent2"/>
          <w:bottom w:val="single" w:sz="8" w:space="0" w:color="BCDEE6" w:themeColor="accent2"/>
          <w:right w:val="single" w:sz="8" w:space="0" w:color="BCDEE6" w:themeColor="accent2"/>
        </w:tcBorders>
      </w:tcPr>
    </w:tblStylePr>
    <w:tblStylePr w:type="firstCol">
      <w:rPr>
        <w:b/>
        <w:bCs/>
      </w:rPr>
    </w:tblStylePr>
    <w:tblStylePr w:type="lastCol">
      <w:rPr>
        <w:b/>
        <w:bCs/>
      </w:rPr>
    </w:tblStylePr>
    <w:tblStylePr w:type="band1Vert">
      <w:tblPr/>
      <w:tcPr>
        <w:tcBorders>
          <w:top w:val="single" w:sz="8" w:space="0" w:color="BCDEE6" w:themeColor="accent2"/>
          <w:left w:val="single" w:sz="8" w:space="0" w:color="BCDEE6" w:themeColor="accent2"/>
          <w:bottom w:val="single" w:sz="8" w:space="0" w:color="BCDEE6" w:themeColor="accent2"/>
          <w:right w:val="single" w:sz="8" w:space="0" w:color="BCDEE6" w:themeColor="accent2"/>
        </w:tcBorders>
      </w:tcPr>
    </w:tblStylePr>
    <w:tblStylePr w:type="band1Horz">
      <w:tblPr/>
      <w:tcPr>
        <w:tcBorders>
          <w:top w:val="single" w:sz="8" w:space="0" w:color="BCDEE6" w:themeColor="accent2"/>
          <w:left w:val="single" w:sz="8" w:space="0" w:color="BCDEE6" w:themeColor="accent2"/>
          <w:bottom w:val="single" w:sz="8" w:space="0" w:color="BCDEE6" w:themeColor="accent2"/>
          <w:right w:val="single" w:sz="8" w:space="0" w:color="BCDEE6" w:themeColor="accent2"/>
        </w:tcBorders>
      </w:tcPr>
    </w:tblStylePr>
  </w:style>
  <w:style w:type="table" w:styleId="LightList-Accent3">
    <w:name w:val="Light List Accent 3"/>
    <w:basedOn w:val="TableNormal"/>
    <w:uiPriority w:val="13"/>
    <w:rsid w:val="003C7F06"/>
    <w:pPr>
      <w:spacing w:after="0" w:line="240" w:lineRule="auto"/>
    </w:pPr>
    <w:tblPr>
      <w:tblStyleRowBandSize w:val="1"/>
      <w:tblStyleColBandSize w:val="1"/>
      <w:tblBorders>
        <w:top w:val="single" w:sz="8" w:space="0" w:color="E0C6AD" w:themeColor="accent3"/>
        <w:left w:val="single" w:sz="8" w:space="0" w:color="E0C6AD" w:themeColor="accent3"/>
        <w:bottom w:val="single" w:sz="8" w:space="0" w:color="E0C6AD" w:themeColor="accent3"/>
        <w:right w:val="single" w:sz="8" w:space="0" w:color="E0C6AD" w:themeColor="accent3"/>
      </w:tblBorders>
    </w:tblPr>
    <w:tblStylePr w:type="firstRow">
      <w:pPr>
        <w:spacing w:before="0" w:after="0" w:line="240" w:lineRule="auto"/>
      </w:pPr>
      <w:rPr>
        <w:b/>
        <w:bCs/>
        <w:color w:val="FFFFFF" w:themeColor="background1"/>
      </w:rPr>
      <w:tblPr/>
      <w:tcPr>
        <w:shd w:val="clear" w:color="auto" w:fill="E0C6AD" w:themeFill="accent3"/>
      </w:tcPr>
    </w:tblStylePr>
    <w:tblStylePr w:type="lastRow">
      <w:pPr>
        <w:spacing w:before="0" w:after="0" w:line="240" w:lineRule="auto"/>
      </w:pPr>
      <w:rPr>
        <w:b/>
        <w:bCs/>
      </w:rPr>
      <w:tblPr/>
      <w:tcPr>
        <w:tcBorders>
          <w:top w:val="double" w:sz="6" w:space="0" w:color="E0C6AD" w:themeColor="accent3"/>
          <w:left w:val="single" w:sz="8" w:space="0" w:color="E0C6AD" w:themeColor="accent3"/>
          <w:bottom w:val="single" w:sz="8" w:space="0" w:color="E0C6AD" w:themeColor="accent3"/>
          <w:right w:val="single" w:sz="8" w:space="0" w:color="E0C6AD" w:themeColor="accent3"/>
        </w:tcBorders>
      </w:tcPr>
    </w:tblStylePr>
    <w:tblStylePr w:type="firstCol">
      <w:rPr>
        <w:b/>
        <w:bCs/>
      </w:rPr>
    </w:tblStylePr>
    <w:tblStylePr w:type="lastCol">
      <w:rPr>
        <w:b/>
        <w:bCs/>
      </w:rPr>
    </w:tblStylePr>
    <w:tblStylePr w:type="band1Vert">
      <w:tblPr/>
      <w:tcPr>
        <w:tcBorders>
          <w:top w:val="single" w:sz="8" w:space="0" w:color="E0C6AD" w:themeColor="accent3"/>
          <w:left w:val="single" w:sz="8" w:space="0" w:color="E0C6AD" w:themeColor="accent3"/>
          <w:bottom w:val="single" w:sz="8" w:space="0" w:color="E0C6AD" w:themeColor="accent3"/>
          <w:right w:val="single" w:sz="8" w:space="0" w:color="E0C6AD" w:themeColor="accent3"/>
        </w:tcBorders>
      </w:tcPr>
    </w:tblStylePr>
    <w:tblStylePr w:type="band1Horz">
      <w:tblPr/>
      <w:tcPr>
        <w:tcBorders>
          <w:top w:val="single" w:sz="8" w:space="0" w:color="E0C6AD" w:themeColor="accent3"/>
          <w:left w:val="single" w:sz="8" w:space="0" w:color="E0C6AD" w:themeColor="accent3"/>
          <w:bottom w:val="single" w:sz="8" w:space="0" w:color="E0C6AD" w:themeColor="accent3"/>
          <w:right w:val="single" w:sz="8" w:space="0" w:color="E0C6AD" w:themeColor="accent3"/>
        </w:tcBorders>
      </w:tcPr>
    </w:tblStylePr>
  </w:style>
  <w:style w:type="table" w:styleId="LightList-Accent4">
    <w:name w:val="Light List Accent 4"/>
    <w:basedOn w:val="TableNormal"/>
    <w:uiPriority w:val="13"/>
    <w:rsid w:val="003C7F06"/>
    <w:pPr>
      <w:spacing w:after="0" w:line="240" w:lineRule="auto"/>
    </w:pPr>
    <w:tblPr>
      <w:tblStyleRowBandSize w:val="1"/>
      <w:tblStyleColBandSize w:val="1"/>
      <w:tblBorders>
        <w:top w:val="single" w:sz="8" w:space="0" w:color="003E51" w:themeColor="accent4"/>
        <w:left w:val="single" w:sz="8" w:space="0" w:color="003E51" w:themeColor="accent4"/>
        <w:bottom w:val="single" w:sz="8" w:space="0" w:color="003E51" w:themeColor="accent4"/>
        <w:right w:val="single" w:sz="8" w:space="0" w:color="003E51" w:themeColor="accent4"/>
      </w:tblBorders>
    </w:tblPr>
    <w:tblStylePr w:type="firstRow">
      <w:pPr>
        <w:spacing w:before="0" w:after="0" w:line="240" w:lineRule="auto"/>
      </w:pPr>
      <w:rPr>
        <w:b/>
        <w:bCs/>
        <w:color w:val="FFFFFF" w:themeColor="background1"/>
      </w:rPr>
      <w:tblPr/>
      <w:tcPr>
        <w:shd w:val="clear" w:color="auto" w:fill="003E51" w:themeFill="accent4"/>
      </w:tcPr>
    </w:tblStylePr>
    <w:tblStylePr w:type="lastRow">
      <w:pPr>
        <w:spacing w:before="0" w:after="0" w:line="240" w:lineRule="auto"/>
      </w:pPr>
      <w:rPr>
        <w:b/>
        <w:bCs/>
      </w:rPr>
      <w:tblPr/>
      <w:tcPr>
        <w:tcBorders>
          <w:top w:val="double" w:sz="6" w:space="0" w:color="003E51" w:themeColor="accent4"/>
          <w:left w:val="single" w:sz="8" w:space="0" w:color="003E51" w:themeColor="accent4"/>
          <w:bottom w:val="single" w:sz="8" w:space="0" w:color="003E51" w:themeColor="accent4"/>
          <w:right w:val="single" w:sz="8" w:space="0" w:color="003E51" w:themeColor="accent4"/>
        </w:tcBorders>
      </w:tcPr>
    </w:tblStylePr>
    <w:tblStylePr w:type="firstCol">
      <w:rPr>
        <w:b/>
        <w:bCs/>
      </w:rPr>
    </w:tblStylePr>
    <w:tblStylePr w:type="lastCol">
      <w:rPr>
        <w:b/>
        <w:bCs/>
      </w:rPr>
    </w:tblStylePr>
    <w:tblStylePr w:type="band1Vert">
      <w:tblPr/>
      <w:tcPr>
        <w:tcBorders>
          <w:top w:val="single" w:sz="8" w:space="0" w:color="003E51" w:themeColor="accent4"/>
          <w:left w:val="single" w:sz="8" w:space="0" w:color="003E51" w:themeColor="accent4"/>
          <w:bottom w:val="single" w:sz="8" w:space="0" w:color="003E51" w:themeColor="accent4"/>
          <w:right w:val="single" w:sz="8" w:space="0" w:color="003E51" w:themeColor="accent4"/>
        </w:tcBorders>
      </w:tcPr>
    </w:tblStylePr>
    <w:tblStylePr w:type="band1Horz">
      <w:tblPr/>
      <w:tcPr>
        <w:tcBorders>
          <w:top w:val="single" w:sz="8" w:space="0" w:color="003E51" w:themeColor="accent4"/>
          <w:left w:val="single" w:sz="8" w:space="0" w:color="003E51" w:themeColor="accent4"/>
          <w:bottom w:val="single" w:sz="8" w:space="0" w:color="003E51" w:themeColor="accent4"/>
          <w:right w:val="single" w:sz="8" w:space="0" w:color="003E51" w:themeColor="accent4"/>
        </w:tcBorders>
      </w:tcPr>
    </w:tblStylePr>
  </w:style>
  <w:style w:type="table" w:styleId="LightList-Accent5">
    <w:name w:val="Light List Accent 5"/>
    <w:basedOn w:val="TableNormal"/>
    <w:uiPriority w:val="13"/>
    <w:rsid w:val="003C7F06"/>
    <w:pPr>
      <w:spacing w:after="0" w:line="240" w:lineRule="auto"/>
    </w:pPr>
    <w:tblPr>
      <w:tblStyleRowBandSize w:val="1"/>
      <w:tblStyleColBandSize w:val="1"/>
      <w:tblBorders>
        <w:top w:val="single" w:sz="8" w:space="0" w:color="131E29" w:themeColor="accent5"/>
        <w:left w:val="single" w:sz="8" w:space="0" w:color="131E29" w:themeColor="accent5"/>
        <w:bottom w:val="single" w:sz="8" w:space="0" w:color="131E29" w:themeColor="accent5"/>
        <w:right w:val="single" w:sz="8" w:space="0" w:color="131E29" w:themeColor="accent5"/>
      </w:tblBorders>
    </w:tblPr>
    <w:tblStylePr w:type="firstRow">
      <w:pPr>
        <w:spacing w:before="0" w:after="0" w:line="240" w:lineRule="auto"/>
      </w:pPr>
      <w:rPr>
        <w:b/>
        <w:bCs/>
        <w:color w:val="FFFFFF" w:themeColor="background1"/>
      </w:rPr>
      <w:tblPr/>
      <w:tcPr>
        <w:shd w:val="clear" w:color="auto" w:fill="131E29" w:themeFill="accent5"/>
      </w:tcPr>
    </w:tblStylePr>
    <w:tblStylePr w:type="lastRow">
      <w:pPr>
        <w:spacing w:before="0" w:after="0" w:line="240" w:lineRule="auto"/>
      </w:pPr>
      <w:rPr>
        <w:b/>
        <w:bCs/>
      </w:rPr>
      <w:tblPr/>
      <w:tcPr>
        <w:tcBorders>
          <w:top w:val="double" w:sz="6" w:space="0" w:color="131E29" w:themeColor="accent5"/>
          <w:left w:val="single" w:sz="8" w:space="0" w:color="131E29" w:themeColor="accent5"/>
          <w:bottom w:val="single" w:sz="8" w:space="0" w:color="131E29" w:themeColor="accent5"/>
          <w:right w:val="single" w:sz="8" w:space="0" w:color="131E29" w:themeColor="accent5"/>
        </w:tcBorders>
      </w:tcPr>
    </w:tblStylePr>
    <w:tblStylePr w:type="firstCol">
      <w:rPr>
        <w:b/>
        <w:bCs/>
      </w:rPr>
    </w:tblStylePr>
    <w:tblStylePr w:type="lastCol">
      <w:rPr>
        <w:b/>
        <w:bCs/>
      </w:rPr>
    </w:tblStylePr>
    <w:tblStylePr w:type="band1Vert">
      <w:tblPr/>
      <w:tcPr>
        <w:tcBorders>
          <w:top w:val="single" w:sz="8" w:space="0" w:color="131E29" w:themeColor="accent5"/>
          <w:left w:val="single" w:sz="8" w:space="0" w:color="131E29" w:themeColor="accent5"/>
          <w:bottom w:val="single" w:sz="8" w:space="0" w:color="131E29" w:themeColor="accent5"/>
          <w:right w:val="single" w:sz="8" w:space="0" w:color="131E29" w:themeColor="accent5"/>
        </w:tcBorders>
      </w:tcPr>
    </w:tblStylePr>
    <w:tblStylePr w:type="band1Horz">
      <w:tblPr/>
      <w:tcPr>
        <w:tcBorders>
          <w:top w:val="single" w:sz="8" w:space="0" w:color="131E29" w:themeColor="accent5"/>
          <w:left w:val="single" w:sz="8" w:space="0" w:color="131E29" w:themeColor="accent5"/>
          <w:bottom w:val="single" w:sz="8" w:space="0" w:color="131E29" w:themeColor="accent5"/>
          <w:right w:val="single" w:sz="8" w:space="0" w:color="131E29" w:themeColor="accent5"/>
        </w:tcBorders>
      </w:tcPr>
    </w:tblStylePr>
  </w:style>
  <w:style w:type="table" w:styleId="LightList-Accent6">
    <w:name w:val="Light List Accent 6"/>
    <w:basedOn w:val="TableNormal"/>
    <w:uiPriority w:val="13"/>
    <w:rsid w:val="003C7F06"/>
    <w:pPr>
      <w:spacing w:after="0" w:line="240" w:lineRule="auto"/>
    </w:p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pPr>
        <w:spacing w:before="0" w:after="0" w:line="240" w:lineRule="auto"/>
      </w:pPr>
      <w:rPr>
        <w:b/>
        <w:bCs/>
        <w:color w:val="FFFFFF" w:themeColor="background1"/>
      </w:rPr>
      <w:tblPr/>
      <w:tcPr>
        <w:shd w:val="clear" w:color="auto" w:fill="000000" w:themeFill="accent6"/>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Shading">
    <w:name w:val="Light Shading"/>
    <w:basedOn w:val="TableNormal"/>
    <w:uiPriority w:val="13"/>
    <w:rsid w:val="003C7F0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13"/>
    <w:rsid w:val="003C7F06"/>
    <w:pPr>
      <w:spacing w:after="0" w:line="240" w:lineRule="auto"/>
    </w:pPr>
    <w:rPr>
      <w:color w:val="9F1212" w:themeColor="accent1" w:themeShade="BF"/>
    </w:rPr>
    <w:tblPr>
      <w:tblStyleRowBandSize w:val="1"/>
      <w:tblStyleColBandSize w:val="1"/>
      <w:tblBorders>
        <w:top w:val="single" w:sz="8" w:space="0" w:color="D51918" w:themeColor="accent1"/>
        <w:bottom w:val="single" w:sz="8" w:space="0" w:color="D51918" w:themeColor="accent1"/>
      </w:tblBorders>
    </w:tblPr>
    <w:tblStylePr w:type="firstRow">
      <w:pPr>
        <w:spacing w:before="0" w:after="0" w:line="240" w:lineRule="auto"/>
      </w:pPr>
      <w:rPr>
        <w:b/>
        <w:bCs/>
      </w:rPr>
      <w:tblPr/>
      <w:tcPr>
        <w:tcBorders>
          <w:top w:val="single" w:sz="8" w:space="0" w:color="D51918" w:themeColor="accent1"/>
          <w:left w:val="nil"/>
          <w:bottom w:val="single" w:sz="8" w:space="0" w:color="D51918" w:themeColor="accent1"/>
          <w:right w:val="nil"/>
          <w:insideH w:val="nil"/>
          <w:insideV w:val="nil"/>
        </w:tcBorders>
      </w:tcPr>
    </w:tblStylePr>
    <w:tblStylePr w:type="lastRow">
      <w:pPr>
        <w:spacing w:before="0" w:after="0" w:line="240" w:lineRule="auto"/>
      </w:pPr>
      <w:rPr>
        <w:b/>
        <w:bCs/>
      </w:rPr>
      <w:tblPr/>
      <w:tcPr>
        <w:tcBorders>
          <w:top w:val="single" w:sz="8" w:space="0" w:color="D51918" w:themeColor="accent1"/>
          <w:left w:val="nil"/>
          <w:bottom w:val="single" w:sz="8" w:space="0" w:color="D5191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C2C2" w:themeFill="accent1" w:themeFillTint="3F"/>
      </w:tcPr>
    </w:tblStylePr>
    <w:tblStylePr w:type="band1Horz">
      <w:tblPr/>
      <w:tcPr>
        <w:tcBorders>
          <w:left w:val="nil"/>
          <w:right w:val="nil"/>
          <w:insideH w:val="nil"/>
          <w:insideV w:val="nil"/>
        </w:tcBorders>
        <w:shd w:val="clear" w:color="auto" w:fill="F8C2C2" w:themeFill="accent1" w:themeFillTint="3F"/>
      </w:tcPr>
    </w:tblStylePr>
  </w:style>
  <w:style w:type="table" w:styleId="LightShading-Accent2">
    <w:name w:val="Light Shading Accent 2"/>
    <w:basedOn w:val="TableNormal"/>
    <w:uiPriority w:val="13"/>
    <w:rsid w:val="003C7F06"/>
    <w:pPr>
      <w:spacing w:after="0" w:line="240" w:lineRule="auto"/>
    </w:pPr>
    <w:rPr>
      <w:color w:val="6FB8C9" w:themeColor="accent2" w:themeShade="BF"/>
    </w:rPr>
    <w:tblPr>
      <w:tblStyleRowBandSize w:val="1"/>
      <w:tblStyleColBandSize w:val="1"/>
      <w:tblBorders>
        <w:top w:val="single" w:sz="8" w:space="0" w:color="BCDEE6" w:themeColor="accent2"/>
        <w:bottom w:val="single" w:sz="8" w:space="0" w:color="BCDEE6" w:themeColor="accent2"/>
      </w:tblBorders>
    </w:tblPr>
    <w:tblStylePr w:type="firstRow">
      <w:pPr>
        <w:spacing w:before="0" w:after="0" w:line="240" w:lineRule="auto"/>
      </w:pPr>
      <w:rPr>
        <w:b/>
        <w:bCs/>
      </w:rPr>
      <w:tblPr/>
      <w:tcPr>
        <w:tcBorders>
          <w:top w:val="single" w:sz="8" w:space="0" w:color="BCDEE6" w:themeColor="accent2"/>
          <w:left w:val="nil"/>
          <w:bottom w:val="single" w:sz="8" w:space="0" w:color="BCDEE6" w:themeColor="accent2"/>
          <w:right w:val="nil"/>
          <w:insideH w:val="nil"/>
          <w:insideV w:val="nil"/>
        </w:tcBorders>
      </w:tcPr>
    </w:tblStylePr>
    <w:tblStylePr w:type="lastRow">
      <w:pPr>
        <w:spacing w:before="0" w:after="0" w:line="240" w:lineRule="auto"/>
      </w:pPr>
      <w:rPr>
        <w:b/>
        <w:bCs/>
      </w:rPr>
      <w:tblPr/>
      <w:tcPr>
        <w:tcBorders>
          <w:top w:val="single" w:sz="8" w:space="0" w:color="BCDEE6" w:themeColor="accent2"/>
          <w:left w:val="nil"/>
          <w:bottom w:val="single" w:sz="8" w:space="0" w:color="BCDE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EF6F8" w:themeFill="accent2" w:themeFillTint="3F"/>
      </w:tcPr>
    </w:tblStylePr>
    <w:tblStylePr w:type="band1Horz">
      <w:tblPr/>
      <w:tcPr>
        <w:tcBorders>
          <w:left w:val="nil"/>
          <w:right w:val="nil"/>
          <w:insideH w:val="nil"/>
          <w:insideV w:val="nil"/>
        </w:tcBorders>
        <w:shd w:val="clear" w:color="auto" w:fill="EEF6F8" w:themeFill="accent2" w:themeFillTint="3F"/>
      </w:tcPr>
    </w:tblStylePr>
  </w:style>
  <w:style w:type="table" w:styleId="LightShading-Accent3">
    <w:name w:val="Light Shading Accent 3"/>
    <w:basedOn w:val="TableNormal"/>
    <w:uiPriority w:val="13"/>
    <w:rsid w:val="003C7F06"/>
    <w:pPr>
      <w:spacing w:after="0" w:line="240" w:lineRule="auto"/>
    </w:pPr>
    <w:rPr>
      <w:color w:val="C49364" w:themeColor="accent3" w:themeShade="BF"/>
    </w:rPr>
    <w:tblPr>
      <w:tblStyleRowBandSize w:val="1"/>
      <w:tblStyleColBandSize w:val="1"/>
      <w:tblBorders>
        <w:top w:val="single" w:sz="8" w:space="0" w:color="E0C6AD" w:themeColor="accent3"/>
        <w:bottom w:val="single" w:sz="8" w:space="0" w:color="E0C6AD" w:themeColor="accent3"/>
      </w:tblBorders>
    </w:tblPr>
    <w:tblStylePr w:type="firstRow">
      <w:pPr>
        <w:spacing w:before="0" w:after="0" w:line="240" w:lineRule="auto"/>
      </w:pPr>
      <w:rPr>
        <w:b/>
        <w:bCs/>
      </w:rPr>
      <w:tblPr/>
      <w:tcPr>
        <w:tcBorders>
          <w:top w:val="single" w:sz="8" w:space="0" w:color="E0C6AD" w:themeColor="accent3"/>
          <w:left w:val="nil"/>
          <w:bottom w:val="single" w:sz="8" w:space="0" w:color="E0C6AD" w:themeColor="accent3"/>
          <w:right w:val="nil"/>
          <w:insideH w:val="nil"/>
          <w:insideV w:val="nil"/>
        </w:tcBorders>
      </w:tcPr>
    </w:tblStylePr>
    <w:tblStylePr w:type="lastRow">
      <w:pPr>
        <w:spacing w:before="0" w:after="0" w:line="240" w:lineRule="auto"/>
      </w:pPr>
      <w:rPr>
        <w:b/>
        <w:bCs/>
      </w:rPr>
      <w:tblPr/>
      <w:tcPr>
        <w:tcBorders>
          <w:top w:val="single" w:sz="8" w:space="0" w:color="E0C6AD" w:themeColor="accent3"/>
          <w:left w:val="nil"/>
          <w:bottom w:val="single" w:sz="8" w:space="0" w:color="E0C6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F0EA" w:themeFill="accent3" w:themeFillTint="3F"/>
      </w:tcPr>
    </w:tblStylePr>
    <w:tblStylePr w:type="band1Horz">
      <w:tblPr/>
      <w:tcPr>
        <w:tcBorders>
          <w:left w:val="nil"/>
          <w:right w:val="nil"/>
          <w:insideH w:val="nil"/>
          <w:insideV w:val="nil"/>
        </w:tcBorders>
        <w:shd w:val="clear" w:color="auto" w:fill="F7F0EA" w:themeFill="accent3" w:themeFillTint="3F"/>
      </w:tcPr>
    </w:tblStylePr>
  </w:style>
  <w:style w:type="table" w:styleId="LightShading-Accent4">
    <w:name w:val="Light Shading Accent 4"/>
    <w:basedOn w:val="TableNormal"/>
    <w:uiPriority w:val="13"/>
    <w:rsid w:val="003C7F06"/>
    <w:pPr>
      <w:spacing w:after="0" w:line="240" w:lineRule="auto"/>
    </w:pPr>
    <w:rPr>
      <w:color w:val="002E3C" w:themeColor="accent4" w:themeShade="BF"/>
    </w:rPr>
    <w:tblPr>
      <w:tblStyleRowBandSize w:val="1"/>
      <w:tblStyleColBandSize w:val="1"/>
      <w:tblBorders>
        <w:top w:val="single" w:sz="8" w:space="0" w:color="003E51" w:themeColor="accent4"/>
        <w:bottom w:val="single" w:sz="8" w:space="0" w:color="003E51" w:themeColor="accent4"/>
      </w:tblBorders>
    </w:tblPr>
    <w:tblStylePr w:type="firstRow">
      <w:pPr>
        <w:spacing w:before="0" w:after="0" w:line="240" w:lineRule="auto"/>
      </w:pPr>
      <w:rPr>
        <w:b/>
        <w:bCs/>
      </w:rPr>
      <w:tblPr/>
      <w:tcPr>
        <w:tcBorders>
          <w:top w:val="single" w:sz="8" w:space="0" w:color="003E51" w:themeColor="accent4"/>
          <w:left w:val="nil"/>
          <w:bottom w:val="single" w:sz="8" w:space="0" w:color="003E51" w:themeColor="accent4"/>
          <w:right w:val="nil"/>
          <w:insideH w:val="nil"/>
          <w:insideV w:val="nil"/>
        </w:tcBorders>
      </w:tcPr>
    </w:tblStylePr>
    <w:tblStylePr w:type="lastRow">
      <w:pPr>
        <w:spacing w:before="0" w:after="0" w:line="240" w:lineRule="auto"/>
      </w:pPr>
      <w:rPr>
        <w:b/>
        <w:bCs/>
      </w:rPr>
      <w:tblPr/>
      <w:tcPr>
        <w:tcBorders>
          <w:top w:val="single" w:sz="8" w:space="0" w:color="003E51" w:themeColor="accent4"/>
          <w:left w:val="nil"/>
          <w:bottom w:val="single" w:sz="8" w:space="0" w:color="003E5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5E6FF" w:themeFill="accent4" w:themeFillTint="3F"/>
      </w:tcPr>
    </w:tblStylePr>
    <w:tblStylePr w:type="band1Horz">
      <w:tblPr/>
      <w:tcPr>
        <w:tcBorders>
          <w:left w:val="nil"/>
          <w:right w:val="nil"/>
          <w:insideH w:val="nil"/>
          <w:insideV w:val="nil"/>
        </w:tcBorders>
        <w:shd w:val="clear" w:color="auto" w:fill="95E6FF" w:themeFill="accent4" w:themeFillTint="3F"/>
      </w:tcPr>
    </w:tblStylePr>
  </w:style>
  <w:style w:type="table" w:styleId="LightShading-Accent5">
    <w:name w:val="Light Shading Accent 5"/>
    <w:basedOn w:val="TableNormal"/>
    <w:uiPriority w:val="13"/>
    <w:rsid w:val="003C7F06"/>
    <w:pPr>
      <w:spacing w:after="0" w:line="240" w:lineRule="auto"/>
    </w:pPr>
    <w:rPr>
      <w:color w:val="0E161E" w:themeColor="accent5" w:themeShade="BF"/>
    </w:rPr>
    <w:tblPr>
      <w:tblStyleRowBandSize w:val="1"/>
      <w:tblStyleColBandSize w:val="1"/>
      <w:tblBorders>
        <w:top w:val="single" w:sz="8" w:space="0" w:color="131E29" w:themeColor="accent5"/>
        <w:bottom w:val="single" w:sz="8" w:space="0" w:color="131E29" w:themeColor="accent5"/>
      </w:tblBorders>
    </w:tblPr>
    <w:tblStylePr w:type="firstRow">
      <w:pPr>
        <w:spacing w:before="0" w:after="0" w:line="240" w:lineRule="auto"/>
      </w:pPr>
      <w:rPr>
        <w:b/>
        <w:bCs/>
      </w:rPr>
      <w:tblPr/>
      <w:tcPr>
        <w:tcBorders>
          <w:top w:val="single" w:sz="8" w:space="0" w:color="131E29" w:themeColor="accent5"/>
          <w:left w:val="nil"/>
          <w:bottom w:val="single" w:sz="8" w:space="0" w:color="131E29" w:themeColor="accent5"/>
          <w:right w:val="nil"/>
          <w:insideH w:val="nil"/>
          <w:insideV w:val="nil"/>
        </w:tcBorders>
      </w:tcPr>
    </w:tblStylePr>
    <w:tblStylePr w:type="lastRow">
      <w:pPr>
        <w:spacing w:before="0" w:after="0" w:line="240" w:lineRule="auto"/>
      </w:pPr>
      <w:rPr>
        <w:b/>
        <w:bCs/>
      </w:rPr>
      <w:tblPr/>
      <w:tcPr>
        <w:tcBorders>
          <w:top w:val="single" w:sz="8" w:space="0" w:color="131E29" w:themeColor="accent5"/>
          <w:left w:val="nil"/>
          <w:bottom w:val="single" w:sz="8" w:space="0" w:color="131E2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C7DB" w:themeFill="accent5" w:themeFillTint="3F"/>
      </w:tcPr>
    </w:tblStylePr>
    <w:tblStylePr w:type="band1Horz">
      <w:tblPr/>
      <w:tcPr>
        <w:tcBorders>
          <w:left w:val="nil"/>
          <w:right w:val="nil"/>
          <w:insideH w:val="nil"/>
          <w:insideV w:val="nil"/>
        </w:tcBorders>
        <w:shd w:val="clear" w:color="auto" w:fill="B2C7DB" w:themeFill="accent5" w:themeFillTint="3F"/>
      </w:tcPr>
    </w:tblStylePr>
  </w:style>
  <w:style w:type="table" w:styleId="LightShading-Accent6">
    <w:name w:val="Light Shading Accent 6"/>
    <w:basedOn w:val="TableNormal"/>
    <w:uiPriority w:val="13"/>
    <w:rsid w:val="003C7F06"/>
    <w:pPr>
      <w:spacing w:after="0" w:line="240" w:lineRule="auto"/>
    </w:pPr>
    <w:rPr>
      <w:color w:val="000000" w:themeColor="accent6" w:themeShade="BF"/>
    </w:rPr>
    <w:tblPr>
      <w:tblStyleRowBandSize w:val="1"/>
      <w:tblStyleColBandSize w:val="1"/>
      <w:tblBorders>
        <w:top w:val="single" w:sz="8" w:space="0" w:color="000000" w:themeColor="accent6"/>
        <w:bottom w:val="single" w:sz="8" w:space="0" w:color="000000" w:themeColor="accent6"/>
      </w:tblBorders>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left w:val="nil"/>
          <w:right w:val="nil"/>
          <w:insideH w:val="nil"/>
          <w:insideV w:val="nil"/>
        </w:tcBorders>
        <w:shd w:val="clear" w:color="auto" w:fill="C0C0C0" w:themeFill="accent6" w:themeFillTint="3F"/>
      </w:tcPr>
    </w:tblStylePr>
  </w:style>
  <w:style w:type="character" w:styleId="LineNumber">
    <w:name w:val="line number"/>
    <w:basedOn w:val="DefaultParagraphFont"/>
    <w:uiPriority w:val="13"/>
    <w:semiHidden/>
    <w:rsid w:val="003C7F06"/>
  </w:style>
  <w:style w:type="paragraph" w:styleId="List">
    <w:name w:val="List"/>
    <w:basedOn w:val="Normal"/>
    <w:uiPriority w:val="13"/>
    <w:semiHidden/>
    <w:rsid w:val="003C7F06"/>
    <w:pPr>
      <w:ind w:left="283" w:hanging="283"/>
      <w:contextualSpacing/>
    </w:pPr>
  </w:style>
  <w:style w:type="paragraph" w:styleId="List2">
    <w:name w:val="List 2"/>
    <w:basedOn w:val="Normal"/>
    <w:uiPriority w:val="13"/>
    <w:semiHidden/>
    <w:rsid w:val="003C7F06"/>
    <w:pPr>
      <w:ind w:left="566" w:hanging="283"/>
      <w:contextualSpacing/>
    </w:pPr>
  </w:style>
  <w:style w:type="paragraph" w:styleId="List3">
    <w:name w:val="List 3"/>
    <w:basedOn w:val="Normal"/>
    <w:uiPriority w:val="13"/>
    <w:semiHidden/>
    <w:rsid w:val="003C7F06"/>
    <w:pPr>
      <w:ind w:left="849" w:hanging="283"/>
      <w:contextualSpacing/>
    </w:pPr>
  </w:style>
  <w:style w:type="paragraph" w:styleId="List4">
    <w:name w:val="List 4"/>
    <w:basedOn w:val="Normal"/>
    <w:uiPriority w:val="13"/>
    <w:semiHidden/>
    <w:rsid w:val="003C7F06"/>
    <w:pPr>
      <w:ind w:left="1132" w:hanging="283"/>
      <w:contextualSpacing/>
    </w:pPr>
  </w:style>
  <w:style w:type="paragraph" w:styleId="List5">
    <w:name w:val="List 5"/>
    <w:basedOn w:val="Normal"/>
    <w:uiPriority w:val="13"/>
    <w:semiHidden/>
    <w:rsid w:val="003C7F06"/>
    <w:pPr>
      <w:ind w:left="1415" w:hanging="283"/>
      <w:contextualSpacing/>
    </w:pPr>
  </w:style>
  <w:style w:type="paragraph" w:styleId="ListBullet">
    <w:name w:val="List Bullet"/>
    <w:basedOn w:val="Normal"/>
    <w:uiPriority w:val="13"/>
    <w:semiHidden/>
    <w:rsid w:val="003C7F06"/>
    <w:pPr>
      <w:numPr>
        <w:numId w:val="37"/>
      </w:numPr>
      <w:contextualSpacing/>
    </w:pPr>
  </w:style>
  <w:style w:type="paragraph" w:styleId="ListBullet2">
    <w:name w:val="List Bullet 2"/>
    <w:basedOn w:val="Normal"/>
    <w:uiPriority w:val="13"/>
    <w:semiHidden/>
    <w:rsid w:val="003C7F06"/>
    <w:pPr>
      <w:numPr>
        <w:numId w:val="38"/>
      </w:numPr>
      <w:contextualSpacing/>
    </w:pPr>
  </w:style>
  <w:style w:type="paragraph" w:styleId="ListBullet3">
    <w:name w:val="List Bullet 3"/>
    <w:basedOn w:val="Normal"/>
    <w:uiPriority w:val="13"/>
    <w:semiHidden/>
    <w:rsid w:val="003C7F06"/>
    <w:pPr>
      <w:numPr>
        <w:numId w:val="39"/>
      </w:numPr>
      <w:contextualSpacing/>
    </w:pPr>
  </w:style>
  <w:style w:type="paragraph" w:styleId="ListBullet4">
    <w:name w:val="List Bullet 4"/>
    <w:basedOn w:val="Normal"/>
    <w:uiPriority w:val="13"/>
    <w:semiHidden/>
    <w:rsid w:val="003C7F06"/>
    <w:pPr>
      <w:numPr>
        <w:numId w:val="40"/>
      </w:numPr>
      <w:contextualSpacing/>
    </w:pPr>
  </w:style>
  <w:style w:type="paragraph" w:styleId="ListBullet5">
    <w:name w:val="List Bullet 5"/>
    <w:basedOn w:val="Normal"/>
    <w:uiPriority w:val="13"/>
    <w:semiHidden/>
    <w:rsid w:val="003C7F06"/>
    <w:pPr>
      <w:numPr>
        <w:numId w:val="41"/>
      </w:numPr>
      <w:contextualSpacing/>
    </w:pPr>
  </w:style>
  <w:style w:type="paragraph" w:styleId="ListContinue">
    <w:name w:val="List Continue"/>
    <w:basedOn w:val="Normal"/>
    <w:uiPriority w:val="13"/>
    <w:semiHidden/>
    <w:rsid w:val="003C7F06"/>
    <w:pPr>
      <w:spacing w:after="120"/>
      <w:ind w:left="283"/>
      <w:contextualSpacing/>
    </w:pPr>
  </w:style>
  <w:style w:type="paragraph" w:styleId="ListContinue2">
    <w:name w:val="List Continue 2"/>
    <w:basedOn w:val="Normal"/>
    <w:uiPriority w:val="13"/>
    <w:semiHidden/>
    <w:rsid w:val="003C7F06"/>
    <w:pPr>
      <w:spacing w:after="120"/>
      <w:ind w:left="566"/>
      <w:contextualSpacing/>
    </w:pPr>
  </w:style>
  <w:style w:type="paragraph" w:styleId="ListContinue3">
    <w:name w:val="List Continue 3"/>
    <w:basedOn w:val="Normal"/>
    <w:uiPriority w:val="13"/>
    <w:semiHidden/>
    <w:rsid w:val="003C7F06"/>
    <w:pPr>
      <w:spacing w:after="120"/>
      <w:ind w:left="849"/>
      <w:contextualSpacing/>
    </w:pPr>
  </w:style>
  <w:style w:type="paragraph" w:styleId="ListContinue4">
    <w:name w:val="List Continue 4"/>
    <w:basedOn w:val="Normal"/>
    <w:uiPriority w:val="13"/>
    <w:semiHidden/>
    <w:rsid w:val="003C7F06"/>
    <w:pPr>
      <w:spacing w:after="120"/>
      <w:ind w:left="1132"/>
      <w:contextualSpacing/>
    </w:pPr>
  </w:style>
  <w:style w:type="paragraph" w:styleId="ListContinue5">
    <w:name w:val="List Continue 5"/>
    <w:basedOn w:val="Normal"/>
    <w:uiPriority w:val="13"/>
    <w:semiHidden/>
    <w:rsid w:val="003C7F06"/>
    <w:pPr>
      <w:spacing w:after="120"/>
      <w:ind w:left="1415"/>
      <w:contextualSpacing/>
    </w:pPr>
  </w:style>
  <w:style w:type="paragraph" w:styleId="ListNumber">
    <w:name w:val="List Number"/>
    <w:basedOn w:val="Normal"/>
    <w:uiPriority w:val="13"/>
    <w:semiHidden/>
    <w:rsid w:val="003C7F06"/>
    <w:pPr>
      <w:numPr>
        <w:numId w:val="42"/>
      </w:numPr>
      <w:contextualSpacing/>
    </w:pPr>
  </w:style>
  <w:style w:type="paragraph" w:styleId="ListNumber2">
    <w:name w:val="List Number 2"/>
    <w:basedOn w:val="Normal"/>
    <w:uiPriority w:val="13"/>
    <w:semiHidden/>
    <w:rsid w:val="003C7F06"/>
    <w:pPr>
      <w:numPr>
        <w:numId w:val="43"/>
      </w:numPr>
      <w:contextualSpacing/>
    </w:pPr>
  </w:style>
  <w:style w:type="paragraph" w:styleId="ListNumber3">
    <w:name w:val="List Number 3"/>
    <w:basedOn w:val="Normal"/>
    <w:uiPriority w:val="13"/>
    <w:semiHidden/>
    <w:rsid w:val="003C7F06"/>
    <w:pPr>
      <w:numPr>
        <w:numId w:val="44"/>
      </w:numPr>
      <w:contextualSpacing/>
    </w:pPr>
  </w:style>
  <w:style w:type="paragraph" w:styleId="ListNumber4">
    <w:name w:val="List Number 4"/>
    <w:basedOn w:val="Normal"/>
    <w:uiPriority w:val="13"/>
    <w:semiHidden/>
    <w:rsid w:val="003C7F06"/>
    <w:pPr>
      <w:numPr>
        <w:numId w:val="45"/>
      </w:numPr>
      <w:contextualSpacing/>
    </w:pPr>
  </w:style>
  <w:style w:type="paragraph" w:styleId="ListNumber5">
    <w:name w:val="List Number 5"/>
    <w:basedOn w:val="Normal"/>
    <w:uiPriority w:val="13"/>
    <w:semiHidden/>
    <w:rsid w:val="003C7F06"/>
    <w:pPr>
      <w:numPr>
        <w:numId w:val="46"/>
      </w:numPr>
      <w:contextualSpacing/>
    </w:pPr>
  </w:style>
  <w:style w:type="paragraph" w:styleId="ListParagraph">
    <w:name w:val="List Paragraph"/>
    <w:basedOn w:val="Normal"/>
    <w:uiPriority w:val="13"/>
    <w:semiHidden/>
    <w:rsid w:val="003C7F06"/>
    <w:pPr>
      <w:ind w:left="720"/>
      <w:contextualSpacing/>
    </w:pPr>
  </w:style>
  <w:style w:type="paragraph" w:styleId="MacroText">
    <w:name w:val="macro"/>
    <w:link w:val="MacroTextChar"/>
    <w:uiPriority w:val="13"/>
    <w:semiHidden/>
    <w:rsid w:val="003C7F0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13"/>
    <w:semiHidden/>
    <w:rsid w:val="003C7F06"/>
    <w:rPr>
      <w:rFonts w:ascii="Consolas" w:hAnsi="Consolas" w:cs="Consolas"/>
      <w:sz w:val="20"/>
      <w:szCs w:val="20"/>
    </w:rPr>
  </w:style>
  <w:style w:type="table" w:styleId="MediumGrid1">
    <w:name w:val="Medium Grid 1"/>
    <w:basedOn w:val="TableNormal"/>
    <w:uiPriority w:val="13"/>
    <w:rsid w:val="003C7F0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13"/>
    <w:rsid w:val="003C7F06"/>
    <w:pPr>
      <w:spacing w:after="0" w:line="240" w:lineRule="auto"/>
    </w:pPr>
    <w:tblPr>
      <w:tblStyleRowBandSize w:val="1"/>
      <w:tblStyleColBandSize w:val="1"/>
      <w:tblBorders>
        <w:top w:val="single" w:sz="8" w:space="0" w:color="EA4747" w:themeColor="accent1" w:themeTint="BF"/>
        <w:left w:val="single" w:sz="8" w:space="0" w:color="EA4747" w:themeColor="accent1" w:themeTint="BF"/>
        <w:bottom w:val="single" w:sz="8" w:space="0" w:color="EA4747" w:themeColor="accent1" w:themeTint="BF"/>
        <w:right w:val="single" w:sz="8" w:space="0" w:color="EA4747" w:themeColor="accent1" w:themeTint="BF"/>
        <w:insideH w:val="single" w:sz="8" w:space="0" w:color="EA4747" w:themeColor="accent1" w:themeTint="BF"/>
        <w:insideV w:val="single" w:sz="8" w:space="0" w:color="EA4747" w:themeColor="accent1" w:themeTint="BF"/>
      </w:tblBorders>
    </w:tblPr>
    <w:tcPr>
      <w:shd w:val="clear" w:color="auto" w:fill="F8C2C2" w:themeFill="accent1" w:themeFillTint="3F"/>
    </w:tcPr>
    <w:tblStylePr w:type="firstRow">
      <w:rPr>
        <w:b/>
        <w:bCs/>
      </w:rPr>
    </w:tblStylePr>
    <w:tblStylePr w:type="lastRow">
      <w:rPr>
        <w:b/>
        <w:bCs/>
      </w:rPr>
      <w:tblPr/>
      <w:tcPr>
        <w:tcBorders>
          <w:top w:val="single" w:sz="18" w:space="0" w:color="EA4747" w:themeColor="accent1" w:themeTint="BF"/>
        </w:tcBorders>
      </w:tcPr>
    </w:tblStylePr>
    <w:tblStylePr w:type="firstCol">
      <w:rPr>
        <w:b/>
        <w:bCs/>
      </w:rPr>
    </w:tblStylePr>
    <w:tblStylePr w:type="lastCol">
      <w:rPr>
        <w:b/>
        <w:bCs/>
      </w:rPr>
    </w:tblStylePr>
    <w:tblStylePr w:type="band1Vert">
      <w:tblPr/>
      <w:tcPr>
        <w:shd w:val="clear" w:color="auto" w:fill="F18584" w:themeFill="accent1" w:themeFillTint="7F"/>
      </w:tcPr>
    </w:tblStylePr>
    <w:tblStylePr w:type="band1Horz">
      <w:tblPr/>
      <w:tcPr>
        <w:shd w:val="clear" w:color="auto" w:fill="F18584" w:themeFill="accent1" w:themeFillTint="7F"/>
      </w:tcPr>
    </w:tblStylePr>
  </w:style>
  <w:style w:type="table" w:styleId="MediumGrid1-Accent2">
    <w:name w:val="Medium Grid 1 Accent 2"/>
    <w:basedOn w:val="TableNormal"/>
    <w:uiPriority w:val="13"/>
    <w:rsid w:val="003C7F06"/>
    <w:pPr>
      <w:spacing w:after="0" w:line="240" w:lineRule="auto"/>
    </w:pPr>
    <w:tblPr>
      <w:tblStyleRowBandSize w:val="1"/>
      <w:tblStyleColBandSize w:val="1"/>
      <w:tblBorders>
        <w:top w:val="single" w:sz="8" w:space="0" w:color="CCE6EC" w:themeColor="accent2" w:themeTint="BF"/>
        <w:left w:val="single" w:sz="8" w:space="0" w:color="CCE6EC" w:themeColor="accent2" w:themeTint="BF"/>
        <w:bottom w:val="single" w:sz="8" w:space="0" w:color="CCE6EC" w:themeColor="accent2" w:themeTint="BF"/>
        <w:right w:val="single" w:sz="8" w:space="0" w:color="CCE6EC" w:themeColor="accent2" w:themeTint="BF"/>
        <w:insideH w:val="single" w:sz="8" w:space="0" w:color="CCE6EC" w:themeColor="accent2" w:themeTint="BF"/>
        <w:insideV w:val="single" w:sz="8" w:space="0" w:color="CCE6EC" w:themeColor="accent2" w:themeTint="BF"/>
      </w:tblBorders>
    </w:tblPr>
    <w:tcPr>
      <w:shd w:val="clear" w:color="auto" w:fill="EEF6F8" w:themeFill="accent2" w:themeFillTint="3F"/>
    </w:tcPr>
    <w:tblStylePr w:type="firstRow">
      <w:rPr>
        <w:b/>
        <w:bCs/>
      </w:rPr>
    </w:tblStylePr>
    <w:tblStylePr w:type="lastRow">
      <w:rPr>
        <w:b/>
        <w:bCs/>
      </w:rPr>
      <w:tblPr/>
      <w:tcPr>
        <w:tcBorders>
          <w:top w:val="single" w:sz="18" w:space="0" w:color="CCE6EC" w:themeColor="accent2" w:themeTint="BF"/>
        </w:tcBorders>
      </w:tcPr>
    </w:tblStylePr>
    <w:tblStylePr w:type="firstCol">
      <w:rPr>
        <w:b/>
        <w:bCs/>
      </w:rPr>
    </w:tblStylePr>
    <w:tblStylePr w:type="lastCol">
      <w:rPr>
        <w:b/>
        <w:bCs/>
      </w:rPr>
    </w:tblStylePr>
    <w:tblStylePr w:type="band1Vert">
      <w:tblPr/>
      <w:tcPr>
        <w:shd w:val="clear" w:color="auto" w:fill="DDEEF2" w:themeFill="accent2" w:themeFillTint="7F"/>
      </w:tcPr>
    </w:tblStylePr>
    <w:tblStylePr w:type="band1Horz">
      <w:tblPr/>
      <w:tcPr>
        <w:shd w:val="clear" w:color="auto" w:fill="DDEEF2" w:themeFill="accent2" w:themeFillTint="7F"/>
      </w:tcPr>
    </w:tblStylePr>
  </w:style>
  <w:style w:type="table" w:styleId="MediumGrid1-Accent3">
    <w:name w:val="Medium Grid 1 Accent 3"/>
    <w:basedOn w:val="TableNormal"/>
    <w:uiPriority w:val="13"/>
    <w:rsid w:val="003C7F06"/>
    <w:pPr>
      <w:spacing w:after="0" w:line="240" w:lineRule="auto"/>
    </w:pPr>
    <w:tblPr>
      <w:tblStyleRowBandSize w:val="1"/>
      <w:tblStyleColBandSize w:val="1"/>
      <w:tblBorders>
        <w:top w:val="single" w:sz="8" w:space="0" w:color="E7D4C1" w:themeColor="accent3" w:themeTint="BF"/>
        <w:left w:val="single" w:sz="8" w:space="0" w:color="E7D4C1" w:themeColor="accent3" w:themeTint="BF"/>
        <w:bottom w:val="single" w:sz="8" w:space="0" w:color="E7D4C1" w:themeColor="accent3" w:themeTint="BF"/>
        <w:right w:val="single" w:sz="8" w:space="0" w:color="E7D4C1" w:themeColor="accent3" w:themeTint="BF"/>
        <w:insideH w:val="single" w:sz="8" w:space="0" w:color="E7D4C1" w:themeColor="accent3" w:themeTint="BF"/>
        <w:insideV w:val="single" w:sz="8" w:space="0" w:color="E7D4C1" w:themeColor="accent3" w:themeTint="BF"/>
      </w:tblBorders>
    </w:tblPr>
    <w:tcPr>
      <w:shd w:val="clear" w:color="auto" w:fill="F7F0EA" w:themeFill="accent3" w:themeFillTint="3F"/>
    </w:tcPr>
    <w:tblStylePr w:type="firstRow">
      <w:rPr>
        <w:b/>
        <w:bCs/>
      </w:rPr>
    </w:tblStylePr>
    <w:tblStylePr w:type="lastRow">
      <w:rPr>
        <w:b/>
        <w:bCs/>
      </w:rPr>
      <w:tblPr/>
      <w:tcPr>
        <w:tcBorders>
          <w:top w:val="single" w:sz="18" w:space="0" w:color="E7D4C1" w:themeColor="accent3" w:themeTint="BF"/>
        </w:tcBorders>
      </w:tcPr>
    </w:tblStylePr>
    <w:tblStylePr w:type="firstCol">
      <w:rPr>
        <w:b/>
        <w:bCs/>
      </w:rPr>
    </w:tblStylePr>
    <w:tblStylePr w:type="lastCol">
      <w:rPr>
        <w:b/>
        <w:bCs/>
      </w:rPr>
    </w:tblStylePr>
    <w:tblStylePr w:type="band1Vert">
      <w:tblPr/>
      <w:tcPr>
        <w:shd w:val="clear" w:color="auto" w:fill="EFE2D6" w:themeFill="accent3" w:themeFillTint="7F"/>
      </w:tcPr>
    </w:tblStylePr>
    <w:tblStylePr w:type="band1Horz">
      <w:tblPr/>
      <w:tcPr>
        <w:shd w:val="clear" w:color="auto" w:fill="EFE2D6" w:themeFill="accent3" w:themeFillTint="7F"/>
      </w:tcPr>
    </w:tblStylePr>
  </w:style>
  <w:style w:type="table" w:styleId="MediumGrid1-Accent4">
    <w:name w:val="Medium Grid 1 Accent 4"/>
    <w:basedOn w:val="TableNormal"/>
    <w:uiPriority w:val="13"/>
    <w:rsid w:val="003C7F06"/>
    <w:pPr>
      <w:spacing w:after="0" w:line="240" w:lineRule="auto"/>
    </w:pPr>
    <w:tblPr>
      <w:tblStyleRowBandSize w:val="1"/>
      <w:tblStyleColBandSize w:val="1"/>
      <w:tblBorders>
        <w:top w:val="single" w:sz="8" w:space="0" w:color="0090BC" w:themeColor="accent4" w:themeTint="BF"/>
        <w:left w:val="single" w:sz="8" w:space="0" w:color="0090BC" w:themeColor="accent4" w:themeTint="BF"/>
        <w:bottom w:val="single" w:sz="8" w:space="0" w:color="0090BC" w:themeColor="accent4" w:themeTint="BF"/>
        <w:right w:val="single" w:sz="8" w:space="0" w:color="0090BC" w:themeColor="accent4" w:themeTint="BF"/>
        <w:insideH w:val="single" w:sz="8" w:space="0" w:color="0090BC" w:themeColor="accent4" w:themeTint="BF"/>
        <w:insideV w:val="single" w:sz="8" w:space="0" w:color="0090BC" w:themeColor="accent4" w:themeTint="BF"/>
      </w:tblBorders>
    </w:tblPr>
    <w:tcPr>
      <w:shd w:val="clear" w:color="auto" w:fill="95E6FF" w:themeFill="accent4" w:themeFillTint="3F"/>
    </w:tcPr>
    <w:tblStylePr w:type="firstRow">
      <w:rPr>
        <w:b/>
        <w:bCs/>
      </w:rPr>
    </w:tblStylePr>
    <w:tblStylePr w:type="lastRow">
      <w:rPr>
        <w:b/>
        <w:bCs/>
      </w:rPr>
      <w:tblPr/>
      <w:tcPr>
        <w:tcBorders>
          <w:top w:val="single" w:sz="18" w:space="0" w:color="0090BC" w:themeColor="accent4" w:themeTint="BF"/>
        </w:tcBorders>
      </w:tcPr>
    </w:tblStylePr>
    <w:tblStylePr w:type="firstCol">
      <w:rPr>
        <w:b/>
        <w:bCs/>
      </w:rPr>
    </w:tblStylePr>
    <w:tblStylePr w:type="lastCol">
      <w:rPr>
        <w:b/>
        <w:bCs/>
      </w:rPr>
    </w:tblStylePr>
    <w:tblStylePr w:type="band1Vert">
      <w:tblPr/>
      <w:tcPr>
        <w:shd w:val="clear" w:color="auto" w:fill="29CCFF" w:themeFill="accent4" w:themeFillTint="7F"/>
      </w:tcPr>
    </w:tblStylePr>
    <w:tblStylePr w:type="band1Horz">
      <w:tblPr/>
      <w:tcPr>
        <w:shd w:val="clear" w:color="auto" w:fill="29CCFF" w:themeFill="accent4" w:themeFillTint="7F"/>
      </w:tcPr>
    </w:tblStylePr>
  </w:style>
  <w:style w:type="table" w:styleId="MediumGrid1-Accent5">
    <w:name w:val="Medium Grid 1 Accent 5"/>
    <w:basedOn w:val="TableNormal"/>
    <w:uiPriority w:val="13"/>
    <w:rsid w:val="003C7F06"/>
    <w:pPr>
      <w:spacing w:after="0" w:line="240" w:lineRule="auto"/>
    </w:pPr>
    <w:tblPr>
      <w:tblStyleRowBandSize w:val="1"/>
      <w:tblStyleColBandSize w:val="1"/>
      <w:tblBorders>
        <w:top w:val="single" w:sz="8" w:space="0" w:color="365675" w:themeColor="accent5" w:themeTint="BF"/>
        <w:left w:val="single" w:sz="8" w:space="0" w:color="365675" w:themeColor="accent5" w:themeTint="BF"/>
        <w:bottom w:val="single" w:sz="8" w:space="0" w:color="365675" w:themeColor="accent5" w:themeTint="BF"/>
        <w:right w:val="single" w:sz="8" w:space="0" w:color="365675" w:themeColor="accent5" w:themeTint="BF"/>
        <w:insideH w:val="single" w:sz="8" w:space="0" w:color="365675" w:themeColor="accent5" w:themeTint="BF"/>
        <w:insideV w:val="single" w:sz="8" w:space="0" w:color="365675" w:themeColor="accent5" w:themeTint="BF"/>
      </w:tblBorders>
    </w:tblPr>
    <w:tcPr>
      <w:shd w:val="clear" w:color="auto" w:fill="B2C7DB" w:themeFill="accent5" w:themeFillTint="3F"/>
    </w:tcPr>
    <w:tblStylePr w:type="firstRow">
      <w:rPr>
        <w:b/>
        <w:bCs/>
      </w:rPr>
    </w:tblStylePr>
    <w:tblStylePr w:type="lastRow">
      <w:rPr>
        <w:b/>
        <w:bCs/>
      </w:rPr>
      <w:tblPr/>
      <w:tcPr>
        <w:tcBorders>
          <w:top w:val="single" w:sz="18" w:space="0" w:color="365675" w:themeColor="accent5" w:themeTint="BF"/>
        </w:tcBorders>
      </w:tcPr>
    </w:tblStylePr>
    <w:tblStylePr w:type="firstCol">
      <w:rPr>
        <w:b/>
        <w:bCs/>
      </w:rPr>
    </w:tblStylePr>
    <w:tblStylePr w:type="lastCol">
      <w:rPr>
        <w:b/>
        <w:bCs/>
      </w:rPr>
    </w:tblStylePr>
    <w:tblStylePr w:type="band1Vert">
      <w:tblPr/>
      <w:tcPr>
        <w:shd w:val="clear" w:color="auto" w:fill="658EB8" w:themeFill="accent5" w:themeFillTint="7F"/>
      </w:tcPr>
    </w:tblStylePr>
    <w:tblStylePr w:type="band1Horz">
      <w:tblPr/>
      <w:tcPr>
        <w:shd w:val="clear" w:color="auto" w:fill="658EB8" w:themeFill="accent5" w:themeFillTint="7F"/>
      </w:tcPr>
    </w:tblStylePr>
  </w:style>
  <w:style w:type="table" w:styleId="MediumGrid1-Accent6">
    <w:name w:val="Medium Grid 1 Accent 6"/>
    <w:basedOn w:val="TableNormal"/>
    <w:uiPriority w:val="13"/>
    <w:rsid w:val="003C7F06"/>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insideV w:val="single" w:sz="8" w:space="0" w:color="404040" w:themeColor="accent6" w:themeTint="BF"/>
      </w:tblBorders>
    </w:tblPr>
    <w:tcPr>
      <w:shd w:val="clear" w:color="auto" w:fill="C0C0C0" w:themeFill="accent6" w:themeFillTint="3F"/>
    </w:tcPr>
    <w:tblStylePr w:type="firstRow">
      <w:rPr>
        <w:b/>
        <w:bCs/>
      </w:rPr>
    </w:tblStylePr>
    <w:tblStylePr w:type="lastRow">
      <w:rPr>
        <w:b/>
        <w:bCs/>
      </w:rPr>
      <w:tblPr/>
      <w:tcPr>
        <w:tcBorders>
          <w:top w:val="single" w:sz="18" w:space="0" w:color="404040" w:themeColor="accent6" w:themeTint="BF"/>
        </w:tcBorders>
      </w:tcPr>
    </w:tblStylePr>
    <w:tblStylePr w:type="firstCol">
      <w:rPr>
        <w:b/>
        <w:bCs/>
      </w:rPr>
    </w:tblStylePr>
    <w:tblStylePr w:type="lastCol">
      <w:rPr>
        <w:b/>
        <w:bCs/>
      </w:rPr>
    </w:tblStylePr>
    <w:tblStylePr w:type="band1Vert">
      <w:tblPr/>
      <w:tcPr>
        <w:shd w:val="clear" w:color="auto" w:fill="808080" w:themeFill="accent6" w:themeFillTint="7F"/>
      </w:tcPr>
    </w:tblStylePr>
    <w:tblStylePr w:type="band1Horz">
      <w:tblPr/>
      <w:tcPr>
        <w:shd w:val="clear" w:color="auto" w:fill="808080" w:themeFill="accent6" w:themeFillTint="7F"/>
      </w:tcPr>
    </w:tblStylePr>
  </w:style>
  <w:style w:type="table" w:styleId="MediumGrid2">
    <w:name w:val="Medium Grid 2"/>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1918" w:themeColor="accent1"/>
        <w:left w:val="single" w:sz="8" w:space="0" w:color="D51918" w:themeColor="accent1"/>
        <w:bottom w:val="single" w:sz="8" w:space="0" w:color="D51918" w:themeColor="accent1"/>
        <w:right w:val="single" w:sz="8" w:space="0" w:color="D51918" w:themeColor="accent1"/>
        <w:insideH w:val="single" w:sz="8" w:space="0" w:color="D51918" w:themeColor="accent1"/>
        <w:insideV w:val="single" w:sz="8" w:space="0" w:color="D51918" w:themeColor="accent1"/>
      </w:tblBorders>
    </w:tblPr>
    <w:tcPr>
      <w:shd w:val="clear" w:color="auto" w:fill="F8C2C2" w:themeFill="accent1" w:themeFillTint="3F"/>
    </w:tcPr>
    <w:tblStylePr w:type="firstRow">
      <w:rPr>
        <w:b/>
        <w:bCs/>
        <w:color w:val="000000" w:themeColor="text1"/>
      </w:rPr>
      <w:tblPr/>
      <w:tcPr>
        <w:shd w:val="clear" w:color="auto" w:fill="FC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ECD" w:themeFill="accent1" w:themeFillTint="33"/>
      </w:tcPr>
    </w:tblStylePr>
    <w:tblStylePr w:type="band1Vert">
      <w:tblPr/>
      <w:tcPr>
        <w:shd w:val="clear" w:color="auto" w:fill="F18584" w:themeFill="accent1" w:themeFillTint="7F"/>
      </w:tcPr>
    </w:tblStylePr>
    <w:tblStylePr w:type="band1Horz">
      <w:tblPr/>
      <w:tcPr>
        <w:tcBorders>
          <w:insideH w:val="single" w:sz="6" w:space="0" w:color="D51918" w:themeColor="accent1"/>
          <w:insideV w:val="single" w:sz="6" w:space="0" w:color="D51918" w:themeColor="accent1"/>
        </w:tcBorders>
        <w:shd w:val="clear" w:color="auto" w:fill="F18584"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CDEE6" w:themeColor="accent2"/>
        <w:left w:val="single" w:sz="8" w:space="0" w:color="BCDEE6" w:themeColor="accent2"/>
        <w:bottom w:val="single" w:sz="8" w:space="0" w:color="BCDEE6" w:themeColor="accent2"/>
        <w:right w:val="single" w:sz="8" w:space="0" w:color="BCDEE6" w:themeColor="accent2"/>
        <w:insideH w:val="single" w:sz="8" w:space="0" w:color="BCDEE6" w:themeColor="accent2"/>
        <w:insideV w:val="single" w:sz="8" w:space="0" w:color="BCDEE6" w:themeColor="accent2"/>
      </w:tblBorders>
    </w:tblPr>
    <w:tcPr>
      <w:shd w:val="clear" w:color="auto" w:fill="EEF6F8" w:themeFill="accent2" w:themeFillTint="3F"/>
    </w:tcPr>
    <w:tblStylePr w:type="firstRow">
      <w:rPr>
        <w:b/>
        <w:bCs/>
        <w:color w:val="000000" w:themeColor="text1"/>
      </w:rPr>
      <w:tblPr/>
      <w:tcPr>
        <w:shd w:val="clear" w:color="auto" w:fill="F8FB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1F8FA" w:themeFill="accent2" w:themeFillTint="33"/>
      </w:tcPr>
    </w:tblStylePr>
    <w:tblStylePr w:type="band1Vert">
      <w:tblPr/>
      <w:tcPr>
        <w:shd w:val="clear" w:color="auto" w:fill="DDEEF2" w:themeFill="accent2" w:themeFillTint="7F"/>
      </w:tcPr>
    </w:tblStylePr>
    <w:tblStylePr w:type="band1Horz">
      <w:tblPr/>
      <w:tcPr>
        <w:tcBorders>
          <w:insideH w:val="single" w:sz="6" w:space="0" w:color="BCDEE6" w:themeColor="accent2"/>
          <w:insideV w:val="single" w:sz="6" w:space="0" w:color="BCDEE6" w:themeColor="accent2"/>
        </w:tcBorders>
        <w:shd w:val="clear" w:color="auto" w:fill="DDEE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0C6AD" w:themeColor="accent3"/>
        <w:left w:val="single" w:sz="8" w:space="0" w:color="E0C6AD" w:themeColor="accent3"/>
        <w:bottom w:val="single" w:sz="8" w:space="0" w:color="E0C6AD" w:themeColor="accent3"/>
        <w:right w:val="single" w:sz="8" w:space="0" w:color="E0C6AD" w:themeColor="accent3"/>
        <w:insideH w:val="single" w:sz="8" w:space="0" w:color="E0C6AD" w:themeColor="accent3"/>
        <w:insideV w:val="single" w:sz="8" w:space="0" w:color="E0C6AD" w:themeColor="accent3"/>
      </w:tblBorders>
    </w:tblPr>
    <w:tcPr>
      <w:shd w:val="clear" w:color="auto" w:fill="F7F0EA" w:themeFill="accent3" w:themeFillTint="3F"/>
    </w:tcPr>
    <w:tblStylePr w:type="firstRow">
      <w:rPr>
        <w:b/>
        <w:bCs/>
        <w:color w:val="000000" w:themeColor="text1"/>
      </w:rPr>
      <w:tblPr/>
      <w:tcPr>
        <w:shd w:val="clear" w:color="auto" w:fill="FCF9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3EE" w:themeFill="accent3" w:themeFillTint="33"/>
      </w:tcPr>
    </w:tblStylePr>
    <w:tblStylePr w:type="band1Vert">
      <w:tblPr/>
      <w:tcPr>
        <w:shd w:val="clear" w:color="auto" w:fill="EFE2D6" w:themeFill="accent3" w:themeFillTint="7F"/>
      </w:tcPr>
    </w:tblStylePr>
    <w:tblStylePr w:type="band1Horz">
      <w:tblPr/>
      <w:tcPr>
        <w:tcBorders>
          <w:insideH w:val="single" w:sz="6" w:space="0" w:color="E0C6AD" w:themeColor="accent3"/>
          <w:insideV w:val="single" w:sz="6" w:space="0" w:color="E0C6AD" w:themeColor="accent3"/>
        </w:tcBorders>
        <w:shd w:val="clear" w:color="auto" w:fill="EFE2D6"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E51" w:themeColor="accent4"/>
        <w:left w:val="single" w:sz="8" w:space="0" w:color="003E51" w:themeColor="accent4"/>
        <w:bottom w:val="single" w:sz="8" w:space="0" w:color="003E51" w:themeColor="accent4"/>
        <w:right w:val="single" w:sz="8" w:space="0" w:color="003E51" w:themeColor="accent4"/>
        <w:insideH w:val="single" w:sz="8" w:space="0" w:color="003E51" w:themeColor="accent4"/>
        <w:insideV w:val="single" w:sz="8" w:space="0" w:color="003E51" w:themeColor="accent4"/>
      </w:tblBorders>
    </w:tblPr>
    <w:tcPr>
      <w:shd w:val="clear" w:color="auto" w:fill="95E6FF" w:themeFill="accent4" w:themeFillTint="3F"/>
    </w:tcPr>
    <w:tblStylePr w:type="firstRow">
      <w:rPr>
        <w:b/>
        <w:bCs/>
        <w:color w:val="000000" w:themeColor="text1"/>
      </w:rPr>
      <w:tblPr/>
      <w:tcPr>
        <w:shd w:val="clear" w:color="auto" w:fill="D4F5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9EAFF" w:themeFill="accent4" w:themeFillTint="33"/>
      </w:tcPr>
    </w:tblStylePr>
    <w:tblStylePr w:type="band1Vert">
      <w:tblPr/>
      <w:tcPr>
        <w:shd w:val="clear" w:color="auto" w:fill="29CCFF" w:themeFill="accent4" w:themeFillTint="7F"/>
      </w:tcPr>
    </w:tblStylePr>
    <w:tblStylePr w:type="band1Horz">
      <w:tblPr/>
      <w:tcPr>
        <w:tcBorders>
          <w:insideH w:val="single" w:sz="6" w:space="0" w:color="003E51" w:themeColor="accent4"/>
          <w:insideV w:val="single" w:sz="6" w:space="0" w:color="003E51" w:themeColor="accent4"/>
        </w:tcBorders>
        <w:shd w:val="clear" w:color="auto" w:fill="29CC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31E29" w:themeColor="accent5"/>
        <w:left w:val="single" w:sz="8" w:space="0" w:color="131E29" w:themeColor="accent5"/>
        <w:bottom w:val="single" w:sz="8" w:space="0" w:color="131E29" w:themeColor="accent5"/>
        <w:right w:val="single" w:sz="8" w:space="0" w:color="131E29" w:themeColor="accent5"/>
        <w:insideH w:val="single" w:sz="8" w:space="0" w:color="131E29" w:themeColor="accent5"/>
        <w:insideV w:val="single" w:sz="8" w:space="0" w:color="131E29" w:themeColor="accent5"/>
      </w:tblBorders>
    </w:tblPr>
    <w:tcPr>
      <w:shd w:val="clear" w:color="auto" w:fill="B2C7DB" w:themeFill="accent5" w:themeFillTint="3F"/>
    </w:tcPr>
    <w:tblStylePr w:type="firstRow">
      <w:rPr>
        <w:b/>
        <w:bCs/>
        <w:color w:val="000000" w:themeColor="text1"/>
      </w:rPr>
      <w:tblPr/>
      <w:tcPr>
        <w:shd w:val="clear" w:color="auto" w:fill="E0E8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D1E2" w:themeFill="accent5" w:themeFillTint="33"/>
      </w:tcPr>
    </w:tblStylePr>
    <w:tblStylePr w:type="band1Vert">
      <w:tblPr/>
      <w:tcPr>
        <w:shd w:val="clear" w:color="auto" w:fill="658EB8" w:themeFill="accent5" w:themeFillTint="7F"/>
      </w:tcPr>
    </w:tblStylePr>
    <w:tblStylePr w:type="band1Horz">
      <w:tblPr/>
      <w:tcPr>
        <w:tcBorders>
          <w:insideH w:val="single" w:sz="6" w:space="0" w:color="131E29" w:themeColor="accent5"/>
          <w:insideV w:val="single" w:sz="6" w:space="0" w:color="131E29" w:themeColor="accent5"/>
        </w:tcBorders>
        <w:shd w:val="clear" w:color="auto" w:fill="658EB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Pr>
    <w:tcPr>
      <w:shd w:val="clear" w:color="auto" w:fill="C0C0C0" w:themeFill="accent6" w:themeFillTint="3F"/>
    </w:tcPr>
    <w:tblStylePr w:type="firstRow">
      <w:rPr>
        <w:b/>
        <w:bCs/>
        <w:color w:val="000000" w:themeColor="text1"/>
      </w:rPr>
      <w:tblPr/>
      <w:tcPr>
        <w:shd w:val="clear" w:color="auto" w:fill="E6E6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6" w:themeFillTint="33"/>
      </w:tcPr>
    </w:tblStylePr>
    <w:tblStylePr w:type="band1Vert">
      <w:tblPr/>
      <w:tcPr>
        <w:shd w:val="clear" w:color="auto" w:fill="808080" w:themeFill="accent6" w:themeFillTint="7F"/>
      </w:tcPr>
    </w:tblStylePr>
    <w:tblStylePr w:type="band1Horz">
      <w:tblPr/>
      <w:tcPr>
        <w:tcBorders>
          <w:insideH w:val="single" w:sz="6" w:space="0" w:color="000000" w:themeColor="accent6"/>
          <w:insideV w:val="single" w:sz="6" w:space="0" w:color="000000" w:themeColor="accent6"/>
        </w:tcBorders>
        <w:shd w:val="clear" w:color="auto" w:fill="8080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13"/>
    <w:rsid w:val="003C7F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13"/>
    <w:rsid w:val="003C7F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C2C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191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191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191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191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8584"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8584" w:themeFill="accent1" w:themeFillTint="7F"/>
      </w:tcPr>
    </w:tblStylePr>
  </w:style>
  <w:style w:type="table" w:styleId="MediumGrid3-Accent2">
    <w:name w:val="Medium Grid 3 Accent 2"/>
    <w:basedOn w:val="TableNormal"/>
    <w:uiPriority w:val="13"/>
    <w:rsid w:val="003C7F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EF6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CDE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CDE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CDE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CDE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DEE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DEEF2" w:themeFill="accent2" w:themeFillTint="7F"/>
      </w:tcPr>
    </w:tblStylePr>
  </w:style>
  <w:style w:type="table" w:styleId="MediumGrid3-Accent3">
    <w:name w:val="Medium Grid 3 Accent 3"/>
    <w:basedOn w:val="TableNormal"/>
    <w:uiPriority w:val="13"/>
    <w:rsid w:val="003C7F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F0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0C6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0C6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0C6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0C6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E2D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E2D6" w:themeFill="accent3" w:themeFillTint="7F"/>
      </w:tcPr>
    </w:tblStylePr>
  </w:style>
  <w:style w:type="table" w:styleId="MediumGrid3-Accent4">
    <w:name w:val="Medium Grid 3 Accent 4"/>
    <w:basedOn w:val="TableNormal"/>
    <w:uiPriority w:val="13"/>
    <w:rsid w:val="003C7F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5E6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E5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E5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E5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E5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9CC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9CCFF" w:themeFill="accent4" w:themeFillTint="7F"/>
      </w:tcPr>
    </w:tblStylePr>
  </w:style>
  <w:style w:type="table" w:styleId="MediumGrid3-Accent5">
    <w:name w:val="Medium Grid 3 Accent 5"/>
    <w:basedOn w:val="TableNormal"/>
    <w:uiPriority w:val="13"/>
    <w:rsid w:val="003C7F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C7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E2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E2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E2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E2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58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58EB8" w:themeFill="accent5" w:themeFillTint="7F"/>
      </w:tcPr>
    </w:tblStylePr>
  </w:style>
  <w:style w:type="table" w:styleId="MediumGrid3-Accent6">
    <w:name w:val="Medium Grid 3 Accent 6"/>
    <w:basedOn w:val="TableNormal"/>
    <w:uiPriority w:val="13"/>
    <w:rsid w:val="003C7F0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6" w:themeFillTint="7F"/>
      </w:tcPr>
    </w:tblStylePr>
  </w:style>
  <w:style w:type="table" w:styleId="MediumList1">
    <w:name w:val="Medium List 1"/>
    <w:basedOn w:val="TableNormal"/>
    <w:uiPriority w:val="13"/>
    <w:rsid w:val="003C7F0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E2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13"/>
    <w:rsid w:val="003C7F06"/>
    <w:pPr>
      <w:spacing w:after="0" w:line="240" w:lineRule="auto"/>
    </w:pPr>
    <w:rPr>
      <w:color w:val="000000" w:themeColor="text1"/>
    </w:rPr>
    <w:tblPr>
      <w:tblStyleRowBandSize w:val="1"/>
      <w:tblStyleColBandSize w:val="1"/>
      <w:tblBorders>
        <w:top w:val="single" w:sz="8" w:space="0" w:color="D51918" w:themeColor="accent1"/>
        <w:bottom w:val="single" w:sz="8" w:space="0" w:color="D51918" w:themeColor="accent1"/>
      </w:tblBorders>
    </w:tblPr>
    <w:tblStylePr w:type="firstRow">
      <w:rPr>
        <w:rFonts w:asciiTheme="majorHAnsi" w:eastAsiaTheme="majorEastAsia" w:hAnsiTheme="majorHAnsi" w:cstheme="majorBidi"/>
      </w:rPr>
      <w:tblPr/>
      <w:tcPr>
        <w:tcBorders>
          <w:top w:val="nil"/>
          <w:bottom w:val="single" w:sz="8" w:space="0" w:color="D51918" w:themeColor="accent1"/>
        </w:tcBorders>
      </w:tcPr>
    </w:tblStylePr>
    <w:tblStylePr w:type="lastRow">
      <w:rPr>
        <w:b/>
        <w:bCs/>
        <w:color w:val="131E29" w:themeColor="text2"/>
      </w:rPr>
      <w:tblPr/>
      <w:tcPr>
        <w:tcBorders>
          <w:top w:val="single" w:sz="8" w:space="0" w:color="D51918" w:themeColor="accent1"/>
          <w:bottom w:val="single" w:sz="8" w:space="0" w:color="D51918" w:themeColor="accent1"/>
        </w:tcBorders>
      </w:tcPr>
    </w:tblStylePr>
    <w:tblStylePr w:type="firstCol">
      <w:rPr>
        <w:b/>
        <w:bCs/>
      </w:rPr>
    </w:tblStylePr>
    <w:tblStylePr w:type="lastCol">
      <w:rPr>
        <w:b/>
        <w:bCs/>
      </w:rPr>
      <w:tblPr/>
      <w:tcPr>
        <w:tcBorders>
          <w:top w:val="single" w:sz="8" w:space="0" w:color="D51918" w:themeColor="accent1"/>
          <w:bottom w:val="single" w:sz="8" w:space="0" w:color="D51918" w:themeColor="accent1"/>
        </w:tcBorders>
      </w:tcPr>
    </w:tblStylePr>
    <w:tblStylePr w:type="band1Vert">
      <w:tblPr/>
      <w:tcPr>
        <w:shd w:val="clear" w:color="auto" w:fill="F8C2C2" w:themeFill="accent1" w:themeFillTint="3F"/>
      </w:tcPr>
    </w:tblStylePr>
    <w:tblStylePr w:type="band1Horz">
      <w:tblPr/>
      <w:tcPr>
        <w:shd w:val="clear" w:color="auto" w:fill="F8C2C2" w:themeFill="accent1" w:themeFillTint="3F"/>
      </w:tcPr>
    </w:tblStylePr>
  </w:style>
  <w:style w:type="table" w:styleId="MediumList1-Accent2">
    <w:name w:val="Medium List 1 Accent 2"/>
    <w:basedOn w:val="TableNormal"/>
    <w:uiPriority w:val="13"/>
    <w:rsid w:val="003C7F06"/>
    <w:pPr>
      <w:spacing w:after="0" w:line="240" w:lineRule="auto"/>
    </w:pPr>
    <w:rPr>
      <w:color w:val="000000" w:themeColor="text1"/>
    </w:rPr>
    <w:tblPr>
      <w:tblStyleRowBandSize w:val="1"/>
      <w:tblStyleColBandSize w:val="1"/>
      <w:tblBorders>
        <w:top w:val="single" w:sz="8" w:space="0" w:color="BCDEE6" w:themeColor="accent2"/>
        <w:bottom w:val="single" w:sz="8" w:space="0" w:color="BCDEE6" w:themeColor="accent2"/>
      </w:tblBorders>
    </w:tblPr>
    <w:tblStylePr w:type="firstRow">
      <w:rPr>
        <w:rFonts w:asciiTheme="majorHAnsi" w:eastAsiaTheme="majorEastAsia" w:hAnsiTheme="majorHAnsi" w:cstheme="majorBidi"/>
      </w:rPr>
      <w:tblPr/>
      <w:tcPr>
        <w:tcBorders>
          <w:top w:val="nil"/>
          <w:bottom w:val="single" w:sz="8" w:space="0" w:color="BCDEE6" w:themeColor="accent2"/>
        </w:tcBorders>
      </w:tcPr>
    </w:tblStylePr>
    <w:tblStylePr w:type="lastRow">
      <w:rPr>
        <w:b/>
        <w:bCs/>
        <w:color w:val="131E29" w:themeColor="text2"/>
      </w:rPr>
      <w:tblPr/>
      <w:tcPr>
        <w:tcBorders>
          <w:top w:val="single" w:sz="8" w:space="0" w:color="BCDEE6" w:themeColor="accent2"/>
          <w:bottom w:val="single" w:sz="8" w:space="0" w:color="BCDEE6" w:themeColor="accent2"/>
        </w:tcBorders>
      </w:tcPr>
    </w:tblStylePr>
    <w:tblStylePr w:type="firstCol">
      <w:rPr>
        <w:b/>
        <w:bCs/>
      </w:rPr>
    </w:tblStylePr>
    <w:tblStylePr w:type="lastCol">
      <w:rPr>
        <w:b/>
        <w:bCs/>
      </w:rPr>
      <w:tblPr/>
      <w:tcPr>
        <w:tcBorders>
          <w:top w:val="single" w:sz="8" w:space="0" w:color="BCDEE6" w:themeColor="accent2"/>
          <w:bottom w:val="single" w:sz="8" w:space="0" w:color="BCDEE6" w:themeColor="accent2"/>
        </w:tcBorders>
      </w:tcPr>
    </w:tblStylePr>
    <w:tblStylePr w:type="band1Vert">
      <w:tblPr/>
      <w:tcPr>
        <w:shd w:val="clear" w:color="auto" w:fill="EEF6F8" w:themeFill="accent2" w:themeFillTint="3F"/>
      </w:tcPr>
    </w:tblStylePr>
    <w:tblStylePr w:type="band1Horz">
      <w:tblPr/>
      <w:tcPr>
        <w:shd w:val="clear" w:color="auto" w:fill="EEF6F8" w:themeFill="accent2" w:themeFillTint="3F"/>
      </w:tcPr>
    </w:tblStylePr>
  </w:style>
  <w:style w:type="table" w:styleId="MediumList1-Accent3">
    <w:name w:val="Medium List 1 Accent 3"/>
    <w:basedOn w:val="TableNormal"/>
    <w:uiPriority w:val="13"/>
    <w:rsid w:val="003C7F06"/>
    <w:pPr>
      <w:spacing w:after="0" w:line="240" w:lineRule="auto"/>
    </w:pPr>
    <w:rPr>
      <w:color w:val="000000" w:themeColor="text1"/>
    </w:rPr>
    <w:tblPr>
      <w:tblStyleRowBandSize w:val="1"/>
      <w:tblStyleColBandSize w:val="1"/>
      <w:tblBorders>
        <w:top w:val="single" w:sz="8" w:space="0" w:color="E0C6AD" w:themeColor="accent3"/>
        <w:bottom w:val="single" w:sz="8" w:space="0" w:color="E0C6AD" w:themeColor="accent3"/>
      </w:tblBorders>
    </w:tblPr>
    <w:tblStylePr w:type="firstRow">
      <w:rPr>
        <w:rFonts w:asciiTheme="majorHAnsi" w:eastAsiaTheme="majorEastAsia" w:hAnsiTheme="majorHAnsi" w:cstheme="majorBidi"/>
      </w:rPr>
      <w:tblPr/>
      <w:tcPr>
        <w:tcBorders>
          <w:top w:val="nil"/>
          <w:bottom w:val="single" w:sz="8" w:space="0" w:color="E0C6AD" w:themeColor="accent3"/>
        </w:tcBorders>
      </w:tcPr>
    </w:tblStylePr>
    <w:tblStylePr w:type="lastRow">
      <w:rPr>
        <w:b/>
        <w:bCs/>
        <w:color w:val="131E29" w:themeColor="text2"/>
      </w:rPr>
      <w:tblPr/>
      <w:tcPr>
        <w:tcBorders>
          <w:top w:val="single" w:sz="8" w:space="0" w:color="E0C6AD" w:themeColor="accent3"/>
          <w:bottom w:val="single" w:sz="8" w:space="0" w:color="E0C6AD" w:themeColor="accent3"/>
        </w:tcBorders>
      </w:tcPr>
    </w:tblStylePr>
    <w:tblStylePr w:type="firstCol">
      <w:rPr>
        <w:b/>
        <w:bCs/>
      </w:rPr>
    </w:tblStylePr>
    <w:tblStylePr w:type="lastCol">
      <w:rPr>
        <w:b/>
        <w:bCs/>
      </w:rPr>
      <w:tblPr/>
      <w:tcPr>
        <w:tcBorders>
          <w:top w:val="single" w:sz="8" w:space="0" w:color="E0C6AD" w:themeColor="accent3"/>
          <w:bottom w:val="single" w:sz="8" w:space="0" w:color="E0C6AD" w:themeColor="accent3"/>
        </w:tcBorders>
      </w:tcPr>
    </w:tblStylePr>
    <w:tblStylePr w:type="band1Vert">
      <w:tblPr/>
      <w:tcPr>
        <w:shd w:val="clear" w:color="auto" w:fill="F7F0EA" w:themeFill="accent3" w:themeFillTint="3F"/>
      </w:tcPr>
    </w:tblStylePr>
    <w:tblStylePr w:type="band1Horz">
      <w:tblPr/>
      <w:tcPr>
        <w:shd w:val="clear" w:color="auto" w:fill="F7F0EA" w:themeFill="accent3" w:themeFillTint="3F"/>
      </w:tcPr>
    </w:tblStylePr>
  </w:style>
  <w:style w:type="table" w:styleId="MediumList1-Accent4">
    <w:name w:val="Medium List 1 Accent 4"/>
    <w:basedOn w:val="TableNormal"/>
    <w:uiPriority w:val="13"/>
    <w:rsid w:val="003C7F06"/>
    <w:pPr>
      <w:spacing w:after="0" w:line="240" w:lineRule="auto"/>
    </w:pPr>
    <w:rPr>
      <w:color w:val="000000" w:themeColor="text1"/>
    </w:rPr>
    <w:tblPr>
      <w:tblStyleRowBandSize w:val="1"/>
      <w:tblStyleColBandSize w:val="1"/>
      <w:tblBorders>
        <w:top w:val="single" w:sz="8" w:space="0" w:color="003E51" w:themeColor="accent4"/>
        <w:bottom w:val="single" w:sz="8" w:space="0" w:color="003E51" w:themeColor="accent4"/>
      </w:tblBorders>
    </w:tblPr>
    <w:tblStylePr w:type="firstRow">
      <w:rPr>
        <w:rFonts w:asciiTheme="majorHAnsi" w:eastAsiaTheme="majorEastAsia" w:hAnsiTheme="majorHAnsi" w:cstheme="majorBidi"/>
      </w:rPr>
      <w:tblPr/>
      <w:tcPr>
        <w:tcBorders>
          <w:top w:val="nil"/>
          <w:bottom w:val="single" w:sz="8" w:space="0" w:color="003E51" w:themeColor="accent4"/>
        </w:tcBorders>
      </w:tcPr>
    </w:tblStylePr>
    <w:tblStylePr w:type="lastRow">
      <w:rPr>
        <w:b/>
        <w:bCs/>
        <w:color w:val="131E29" w:themeColor="text2"/>
      </w:rPr>
      <w:tblPr/>
      <w:tcPr>
        <w:tcBorders>
          <w:top w:val="single" w:sz="8" w:space="0" w:color="003E51" w:themeColor="accent4"/>
          <w:bottom w:val="single" w:sz="8" w:space="0" w:color="003E51" w:themeColor="accent4"/>
        </w:tcBorders>
      </w:tcPr>
    </w:tblStylePr>
    <w:tblStylePr w:type="firstCol">
      <w:rPr>
        <w:b/>
        <w:bCs/>
      </w:rPr>
    </w:tblStylePr>
    <w:tblStylePr w:type="lastCol">
      <w:rPr>
        <w:b/>
        <w:bCs/>
      </w:rPr>
      <w:tblPr/>
      <w:tcPr>
        <w:tcBorders>
          <w:top w:val="single" w:sz="8" w:space="0" w:color="003E51" w:themeColor="accent4"/>
          <w:bottom w:val="single" w:sz="8" w:space="0" w:color="003E51" w:themeColor="accent4"/>
        </w:tcBorders>
      </w:tcPr>
    </w:tblStylePr>
    <w:tblStylePr w:type="band1Vert">
      <w:tblPr/>
      <w:tcPr>
        <w:shd w:val="clear" w:color="auto" w:fill="95E6FF" w:themeFill="accent4" w:themeFillTint="3F"/>
      </w:tcPr>
    </w:tblStylePr>
    <w:tblStylePr w:type="band1Horz">
      <w:tblPr/>
      <w:tcPr>
        <w:shd w:val="clear" w:color="auto" w:fill="95E6FF" w:themeFill="accent4" w:themeFillTint="3F"/>
      </w:tcPr>
    </w:tblStylePr>
  </w:style>
  <w:style w:type="table" w:styleId="MediumList1-Accent5">
    <w:name w:val="Medium List 1 Accent 5"/>
    <w:basedOn w:val="TableNormal"/>
    <w:uiPriority w:val="13"/>
    <w:rsid w:val="003C7F06"/>
    <w:pPr>
      <w:spacing w:after="0" w:line="240" w:lineRule="auto"/>
    </w:pPr>
    <w:rPr>
      <w:color w:val="000000" w:themeColor="text1"/>
    </w:rPr>
    <w:tblPr>
      <w:tblStyleRowBandSize w:val="1"/>
      <w:tblStyleColBandSize w:val="1"/>
      <w:tblBorders>
        <w:top w:val="single" w:sz="8" w:space="0" w:color="131E29" w:themeColor="accent5"/>
        <w:bottom w:val="single" w:sz="8" w:space="0" w:color="131E29" w:themeColor="accent5"/>
      </w:tblBorders>
    </w:tblPr>
    <w:tblStylePr w:type="firstRow">
      <w:rPr>
        <w:rFonts w:asciiTheme="majorHAnsi" w:eastAsiaTheme="majorEastAsia" w:hAnsiTheme="majorHAnsi" w:cstheme="majorBidi"/>
      </w:rPr>
      <w:tblPr/>
      <w:tcPr>
        <w:tcBorders>
          <w:top w:val="nil"/>
          <w:bottom w:val="single" w:sz="8" w:space="0" w:color="131E29" w:themeColor="accent5"/>
        </w:tcBorders>
      </w:tcPr>
    </w:tblStylePr>
    <w:tblStylePr w:type="lastRow">
      <w:rPr>
        <w:b/>
        <w:bCs/>
        <w:color w:val="131E29" w:themeColor="text2"/>
      </w:rPr>
      <w:tblPr/>
      <w:tcPr>
        <w:tcBorders>
          <w:top w:val="single" w:sz="8" w:space="0" w:color="131E29" w:themeColor="accent5"/>
          <w:bottom w:val="single" w:sz="8" w:space="0" w:color="131E29" w:themeColor="accent5"/>
        </w:tcBorders>
      </w:tcPr>
    </w:tblStylePr>
    <w:tblStylePr w:type="firstCol">
      <w:rPr>
        <w:b/>
        <w:bCs/>
      </w:rPr>
    </w:tblStylePr>
    <w:tblStylePr w:type="lastCol">
      <w:rPr>
        <w:b/>
        <w:bCs/>
      </w:rPr>
      <w:tblPr/>
      <w:tcPr>
        <w:tcBorders>
          <w:top w:val="single" w:sz="8" w:space="0" w:color="131E29" w:themeColor="accent5"/>
          <w:bottom w:val="single" w:sz="8" w:space="0" w:color="131E29" w:themeColor="accent5"/>
        </w:tcBorders>
      </w:tcPr>
    </w:tblStylePr>
    <w:tblStylePr w:type="band1Vert">
      <w:tblPr/>
      <w:tcPr>
        <w:shd w:val="clear" w:color="auto" w:fill="B2C7DB" w:themeFill="accent5" w:themeFillTint="3F"/>
      </w:tcPr>
    </w:tblStylePr>
    <w:tblStylePr w:type="band1Horz">
      <w:tblPr/>
      <w:tcPr>
        <w:shd w:val="clear" w:color="auto" w:fill="B2C7DB" w:themeFill="accent5" w:themeFillTint="3F"/>
      </w:tcPr>
    </w:tblStylePr>
  </w:style>
  <w:style w:type="table" w:styleId="MediumList1-Accent6">
    <w:name w:val="Medium List 1 Accent 6"/>
    <w:basedOn w:val="TableNormal"/>
    <w:uiPriority w:val="13"/>
    <w:rsid w:val="003C7F06"/>
    <w:pPr>
      <w:spacing w:after="0" w:line="240" w:lineRule="auto"/>
    </w:pPr>
    <w:rPr>
      <w:color w:val="000000" w:themeColor="text1"/>
    </w:rPr>
    <w:tblPr>
      <w:tblStyleRowBandSize w:val="1"/>
      <w:tblStyleColBandSize w:val="1"/>
      <w:tblBorders>
        <w:top w:val="single" w:sz="8" w:space="0" w:color="000000" w:themeColor="accent6"/>
        <w:bottom w:val="single" w:sz="8" w:space="0" w:color="000000" w:themeColor="accent6"/>
      </w:tblBorders>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131E29" w:themeColor="text2"/>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C0C0C0" w:themeFill="accent6" w:themeFillTint="3F"/>
      </w:tcPr>
    </w:tblStylePr>
    <w:tblStylePr w:type="band1Horz">
      <w:tblPr/>
      <w:tcPr>
        <w:shd w:val="clear" w:color="auto" w:fill="C0C0C0" w:themeFill="accent6" w:themeFillTint="3F"/>
      </w:tcPr>
    </w:tblStylePr>
  </w:style>
  <w:style w:type="table" w:styleId="MediumList2">
    <w:name w:val="Medium List 2"/>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51918" w:themeColor="accent1"/>
        <w:left w:val="single" w:sz="8" w:space="0" w:color="D51918" w:themeColor="accent1"/>
        <w:bottom w:val="single" w:sz="8" w:space="0" w:color="D51918" w:themeColor="accent1"/>
        <w:right w:val="single" w:sz="8" w:space="0" w:color="D51918" w:themeColor="accent1"/>
      </w:tblBorders>
    </w:tblPr>
    <w:tblStylePr w:type="firstRow">
      <w:rPr>
        <w:sz w:val="24"/>
        <w:szCs w:val="24"/>
      </w:rPr>
      <w:tblPr/>
      <w:tcPr>
        <w:tcBorders>
          <w:top w:val="nil"/>
          <w:left w:val="nil"/>
          <w:bottom w:val="single" w:sz="24" w:space="0" w:color="D51918" w:themeColor="accent1"/>
          <w:right w:val="nil"/>
          <w:insideH w:val="nil"/>
          <w:insideV w:val="nil"/>
        </w:tcBorders>
        <w:shd w:val="clear" w:color="auto" w:fill="FFFFFF" w:themeFill="background1"/>
      </w:tcPr>
    </w:tblStylePr>
    <w:tblStylePr w:type="lastRow">
      <w:tblPr/>
      <w:tcPr>
        <w:tcBorders>
          <w:top w:val="single" w:sz="8" w:space="0" w:color="D5191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1918" w:themeColor="accent1"/>
          <w:insideH w:val="nil"/>
          <w:insideV w:val="nil"/>
        </w:tcBorders>
        <w:shd w:val="clear" w:color="auto" w:fill="FFFFFF" w:themeFill="background1"/>
      </w:tcPr>
    </w:tblStylePr>
    <w:tblStylePr w:type="lastCol">
      <w:tblPr/>
      <w:tcPr>
        <w:tcBorders>
          <w:top w:val="nil"/>
          <w:left w:val="single" w:sz="8" w:space="0" w:color="D5191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2C2" w:themeFill="accent1" w:themeFillTint="3F"/>
      </w:tcPr>
    </w:tblStylePr>
    <w:tblStylePr w:type="band1Horz">
      <w:tblPr/>
      <w:tcPr>
        <w:tcBorders>
          <w:top w:val="nil"/>
          <w:bottom w:val="nil"/>
          <w:insideH w:val="nil"/>
          <w:insideV w:val="nil"/>
        </w:tcBorders>
        <w:shd w:val="clear" w:color="auto" w:fill="F8C2C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CDEE6" w:themeColor="accent2"/>
        <w:left w:val="single" w:sz="8" w:space="0" w:color="BCDEE6" w:themeColor="accent2"/>
        <w:bottom w:val="single" w:sz="8" w:space="0" w:color="BCDEE6" w:themeColor="accent2"/>
        <w:right w:val="single" w:sz="8" w:space="0" w:color="BCDEE6" w:themeColor="accent2"/>
      </w:tblBorders>
    </w:tblPr>
    <w:tblStylePr w:type="firstRow">
      <w:rPr>
        <w:sz w:val="24"/>
        <w:szCs w:val="24"/>
      </w:rPr>
      <w:tblPr/>
      <w:tcPr>
        <w:tcBorders>
          <w:top w:val="nil"/>
          <w:left w:val="nil"/>
          <w:bottom w:val="single" w:sz="24" w:space="0" w:color="BCDEE6" w:themeColor="accent2"/>
          <w:right w:val="nil"/>
          <w:insideH w:val="nil"/>
          <w:insideV w:val="nil"/>
        </w:tcBorders>
        <w:shd w:val="clear" w:color="auto" w:fill="FFFFFF" w:themeFill="background1"/>
      </w:tcPr>
    </w:tblStylePr>
    <w:tblStylePr w:type="lastRow">
      <w:tblPr/>
      <w:tcPr>
        <w:tcBorders>
          <w:top w:val="single" w:sz="8" w:space="0" w:color="BCDEE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CDEE6" w:themeColor="accent2"/>
          <w:insideH w:val="nil"/>
          <w:insideV w:val="nil"/>
        </w:tcBorders>
        <w:shd w:val="clear" w:color="auto" w:fill="FFFFFF" w:themeFill="background1"/>
      </w:tcPr>
    </w:tblStylePr>
    <w:tblStylePr w:type="lastCol">
      <w:tblPr/>
      <w:tcPr>
        <w:tcBorders>
          <w:top w:val="nil"/>
          <w:left w:val="single" w:sz="8" w:space="0" w:color="BCDE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EF6F8" w:themeFill="accent2" w:themeFillTint="3F"/>
      </w:tcPr>
    </w:tblStylePr>
    <w:tblStylePr w:type="band1Horz">
      <w:tblPr/>
      <w:tcPr>
        <w:tcBorders>
          <w:top w:val="nil"/>
          <w:bottom w:val="nil"/>
          <w:insideH w:val="nil"/>
          <w:insideV w:val="nil"/>
        </w:tcBorders>
        <w:shd w:val="clear" w:color="auto" w:fill="EEF6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0C6AD" w:themeColor="accent3"/>
        <w:left w:val="single" w:sz="8" w:space="0" w:color="E0C6AD" w:themeColor="accent3"/>
        <w:bottom w:val="single" w:sz="8" w:space="0" w:color="E0C6AD" w:themeColor="accent3"/>
        <w:right w:val="single" w:sz="8" w:space="0" w:color="E0C6AD" w:themeColor="accent3"/>
      </w:tblBorders>
    </w:tblPr>
    <w:tblStylePr w:type="firstRow">
      <w:rPr>
        <w:sz w:val="24"/>
        <w:szCs w:val="24"/>
      </w:rPr>
      <w:tblPr/>
      <w:tcPr>
        <w:tcBorders>
          <w:top w:val="nil"/>
          <w:left w:val="nil"/>
          <w:bottom w:val="single" w:sz="24" w:space="0" w:color="E0C6AD" w:themeColor="accent3"/>
          <w:right w:val="nil"/>
          <w:insideH w:val="nil"/>
          <w:insideV w:val="nil"/>
        </w:tcBorders>
        <w:shd w:val="clear" w:color="auto" w:fill="FFFFFF" w:themeFill="background1"/>
      </w:tcPr>
    </w:tblStylePr>
    <w:tblStylePr w:type="lastRow">
      <w:tblPr/>
      <w:tcPr>
        <w:tcBorders>
          <w:top w:val="single" w:sz="8" w:space="0" w:color="E0C6AD"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0C6AD" w:themeColor="accent3"/>
          <w:insideH w:val="nil"/>
          <w:insideV w:val="nil"/>
        </w:tcBorders>
        <w:shd w:val="clear" w:color="auto" w:fill="FFFFFF" w:themeFill="background1"/>
      </w:tcPr>
    </w:tblStylePr>
    <w:tblStylePr w:type="lastCol">
      <w:tblPr/>
      <w:tcPr>
        <w:tcBorders>
          <w:top w:val="nil"/>
          <w:left w:val="single" w:sz="8" w:space="0" w:color="E0C6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F0EA" w:themeFill="accent3" w:themeFillTint="3F"/>
      </w:tcPr>
    </w:tblStylePr>
    <w:tblStylePr w:type="band1Horz">
      <w:tblPr/>
      <w:tcPr>
        <w:tcBorders>
          <w:top w:val="nil"/>
          <w:bottom w:val="nil"/>
          <w:insideH w:val="nil"/>
          <w:insideV w:val="nil"/>
        </w:tcBorders>
        <w:shd w:val="clear" w:color="auto" w:fill="F7F0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3E51" w:themeColor="accent4"/>
        <w:left w:val="single" w:sz="8" w:space="0" w:color="003E51" w:themeColor="accent4"/>
        <w:bottom w:val="single" w:sz="8" w:space="0" w:color="003E51" w:themeColor="accent4"/>
        <w:right w:val="single" w:sz="8" w:space="0" w:color="003E51" w:themeColor="accent4"/>
      </w:tblBorders>
    </w:tblPr>
    <w:tblStylePr w:type="firstRow">
      <w:rPr>
        <w:sz w:val="24"/>
        <w:szCs w:val="24"/>
      </w:rPr>
      <w:tblPr/>
      <w:tcPr>
        <w:tcBorders>
          <w:top w:val="nil"/>
          <w:left w:val="nil"/>
          <w:bottom w:val="single" w:sz="24" w:space="0" w:color="003E51" w:themeColor="accent4"/>
          <w:right w:val="nil"/>
          <w:insideH w:val="nil"/>
          <w:insideV w:val="nil"/>
        </w:tcBorders>
        <w:shd w:val="clear" w:color="auto" w:fill="FFFFFF" w:themeFill="background1"/>
      </w:tcPr>
    </w:tblStylePr>
    <w:tblStylePr w:type="lastRow">
      <w:tblPr/>
      <w:tcPr>
        <w:tcBorders>
          <w:top w:val="single" w:sz="8" w:space="0" w:color="003E5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E51" w:themeColor="accent4"/>
          <w:insideH w:val="nil"/>
          <w:insideV w:val="nil"/>
        </w:tcBorders>
        <w:shd w:val="clear" w:color="auto" w:fill="FFFFFF" w:themeFill="background1"/>
      </w:tcPr>
    </w:tblStylePr>
    <w:tblStylePr w:type="lastCol">
      <w:tblPr/>
      <w:tcPr>
        <w:tcBorders>
          <w:top w:val="nil"/>
          <w:left w:val="single" w:sz="8" w:space="0" w:color="003E5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5E6FF" w:themeFill="accent4" w:themeFillTint="3F"/>
      </w:tcPr>
    </w:tblStylePr>
    <w:tblStylePr w:type="band1Horz">
      <w:tblPr/>
      <w:tcPr>
        <w:tcBorders>
          <w:top w:val="nil"/>
          <w:bottom w:val="nil"/>
          <w:insideH w:val="nil"/>
          <w:insideV w:val="nil"/>
        </w:tcBorders>
        <w:shd w:val="clear" w:color="auto" w:fill="95E6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31E29" w:themeColor="accent5"/>
        <w:left w:val="single" w:sz="8" w:space="0" w:color="131E29" w:themeColor="accent5"/>
        <w:bottom w:val="single" w:sz="8" w:space="0" w:color="131E29" w:themeColor="accent5"/>
        <w:right w:val="single" w:sz="8" w:space="0" w:color="131E29" w:themeColor="accent5"/>
      </w:tblBorders>
    </w:tblPr>
    <w:tblStylePr w:type="firstRow">
      <w:rPr>
        <w:sz w:val="24"/>
        <w:szCs w:val="24"/>
      </w:rPr>
      <w:tblPr/>
      <w:tcPr>
        <w:tcBorders>
          <w:top w:val="nil"/>
          <w:left w:val="nil"/>
          <w:bottom w:val="single" w:sz="24" w:space="0" w:color="131E29" w:themeColor="accent5"/>
          <w:right w:val="nil"/>
          <w:insideH w:val="nil"/>
          <w:insideV w:val="nil"/>
        </w:tcBorders>
        <w:shd w:val="clear" w:color="auto" w:fill="FFFFFF" w:themeFill="background1"/>
      </w:tcPr>
    </w:tblStylePr>
    <w:tblStylePr w:type="lastRow">
      <w:tblPr/>
      <w:tcPr>
        <w:tcBorders>
          <w:top w:val="single" w:sz="8" w:space="0" w:color="131E2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31E29" w:themeColor="accent5"/>
          <w:insideH w:val="nil"/>
          <w:insideV w:val="nil"/>
        </w:tcBorders>
        <w:shd w:val="clear" w:color="auto" w:fill="FFFFFF" w:themeFill="background1"/>
      </w:tcPr>
    </w:tblStylePr>
    <w:tblStylePr w:type="lastCol">
      <w:tblPr/>
      <w:tcPr>
        <w:tcBorders>
          <w:top w:val="nil"/>
          <w:left w:val="single" w:sz="8" w:space="0" w:color="131E2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C7DB" w:themeFill="accent5" w:themeFillTint="3F"/>
      </w:tcPr>
    </w:tblStylePr>
    <w:tblStylePr w:type="band1Horz">
      <w:tblPr/>
      <w:tcPr>
        <w:tcBorders>
          <w:top w:val="nil"/>
          <w:bottom w:val="nil"/>
          <w:insideH w:val="nil"/>
          <w:insideV w:val="nil"/>
        </w:tcBorders>
        <w:shd w:val="clear" w:color="auto" w:fill="B2C7D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13"/>
    <w:rsid w:val="003C7F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6"/>
        <w:left w:val="single" w:sz="8" w:space="0" w:color="000000" w:themeColor="accent6"/>
        <w:bottom w:val="single" w:sz="8" w:space="0" w:color="000000" w:themeColor="accent6"/>
        <w:right w:val="single" w:sz="8" w:space="0" w:color="000000" w:themeColor="accent6"/>
      </w:tblBorders>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6" w:themeFillTint="3F"/>
      </w:tcPr>
    </w:tblStylePr>
    <w:tblStylePr w:type="band1Horz">
      <w:tblPr/>
      <w:tcPr>
        <w:tcBorders>
          <w:top w:val="nil"/>
          <w:bottom w:val="nil"/>
          <w:insideH w:val="nil"/>
          <w:insideV w:val="nil"/>
        </w:tcBorders>
        <w:shd w:val="clear" w:color="auto" w:fill="C0C0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13"/>
    <w:rsid w:val="003C7F0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13"/>
    <w:rsid w:val="003C7F06"/>
    <w:pPr>
      <w:spacing w:after="0" w:line="240" w:lineRule="auto"/>
    </w:pPr>
    <w:tblPr>
      <w:tblStyleRowBandSize w:val="1"/>
      <w:tblStyleColBandSize w:val="1"/>
      <w:tblBorders>
        <w:top w:val="single" w:sz="8" w:space="0" w:color="EA4747" w:themeColor="accent1" w:themeTint="BF"/>
        <w:left w:val="single" w:sz="8" w:space="0" w:color="EA4747" w:themeColor="accent1" w:themeTint="BF"/>
        <w:bottom w:val="single" w:sz="8" w:space="0" w:color="EA4747" w:themeColor="accent1" w:themeTint="BF"/>
        <w:right w:val="single" w:sz="8" w:space="0" w:color="EA4747" w:themeColor="accent1" w:themeTint="BF"/>
        <w:insideH w:val="single" w:sz="8" w:space="0" w:color="EA4747" w:themeColor="accent1" w:themeTint="BF"/>
      </w:tblBorders>
    </w:tblPr>
    <w:tblStylePr w:type="firstRow">
      <w:pPr>
        <w:spacing w:before="0" w:after="0" w:line="240" w:lineRule="auto"/>
      </w:pPr>
      <w:rPr>
        <w:b/>
        <w:bCs/>
        <w:color w:val="FFFFFF" w:themeColor="background1"/>
      </w:rPr>
      <w:tblPr/>
      <w:tcPr>
        <w:tcBorders>
          <w:top w:val="single" w:sz="8" w:space="0" w:color="EA4747" w:themeColor="accent1" w:themeTint="BF"/>
          <w:left w:val="single" w:sz="8" w:space="0" w:color="EA4747" w:themeColor="accent1" w:themeTint="BF"/>
          <w:bottom w:val="single" w:sz="8" w:space="0" w:color="EA4747" w:themeColor="accent1" w:themeTint="BF"/>
          <w:right w:val="single" w:sz="8" w:space="0" w:color="EA4747" w:themeColor="accent1" w:themeTint="BF"/>
          <w:insideH w:val="nil"/>
          <w:insideV w:val="nil"/>
        </w:tcBorders>
        <w:shd w:val="clear" w:color="auto" w:fill="D51918" w:themeFill="accent1"/>
      </w:tcPr>
    </w:tblStylePr>
    <w:tblStylePr w:type="lastRow">
      <w:pPr>
        <w:spacing w:before="0" w:after="0" w:line="240" w:lineRule="auto"/>
      </w:pPr>
      <w:rPr>
        <w:b/>
        <w:bCs/>
      </w:rPr>
      <w:tblPr/>
      <w:tcPr>
        <w:tcBorders>
          <w:top w:val="double" w:sz="6" w:space="0" w:color="EA4747" w:themeColor="accent1" w:themeTint="BF"/>
          <w:left w:val="single" w:sz="8" w:space="0" w:color="EA4747" w:themeColor="accent1" w:themeTint="BF"/>
          <w:bottom w:val="single" w:sz="8" w:space="0" w:color="EA4747" w:themeColor="accent1" w:themeTint="BF"/>
          <w:right w:val="single" w:sz="8" w:space="0" w:color="EA474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C2C2" w:themeFill="accent1" w:themeFillTint="3F"/>
      </w:tcPr>
    </w:tblStylePr>
    <w:tblStylePr w:type="band1Horz">
      <w:tblPr/>
      <w:tcPr>
        <w:tcBorders>
          <w:insideH w:val="nil"/>
          <w:insideV w:val="nil"/>
        </w:tcBorders>
        <w:shd w:val="clear" w:color="auto" w:fill="F8C2C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13"/>
    <w:rsid w:val="003C7F06"/>
    <w:pPr>
      <w:spacing w:after="0" w:line="240" w:lineRule="auto"/>
    </w:pPr>
    <w:tblPr>
      <w:tblStyleRowBandSize w:val="1"/>
      <w:tblStyleColBandSize w:val="1"/>
      <w:tblBorders>
        <w:top w:val="single" w:sz="8" w:space="0" w:color="CCE6EC" w:themeColor="accent2" w:themeTint="BF"/>
        <w:left w:val="single" w:sz="8" w:space="0" w:color="CCE6EC" w:themeColor="accent2" w:themeTint="BF"/>
        <w:bottom w:val="single" w:sz="8" w:space="0" w:color="CCE6EC" w:themeColor="accent2" w:themeTint="BF"/>
        <w:right w:val="single" w:sz="8" w:space="0" w:color="CCE6EC" w:themeColor="accent2" w:themeTint="BF"/>
        <w:insideH w:val="single" w:sz="8" w:space="0" w:color="CCE6EC" w:themeColor="accent2" w:themeTint="BF"/>
      </w:tblBorders>
    </w:tblPr>
    <w:tblStylePr w:type="firstRow">
      <w:pPr>
        <w:spacing w:before="0" w:after="0" w:line="240" w:lineRule="auto"/>
      </w:pPr>
      <w:rPr>
        <w:b/>
        <w:bCs/>
        <w:color w:val="FFFFFF" w:themeColor="background1"/>
      </w:rPr>
      <w:tblPr/>
      <w:tcPr>
        <w:tcBorders>
          <w:top w:val="single" w:sz="8" w:space="0" w:color="CCE6EC" w:themeColor="accent2" w:themeTint="BF"/>
          <w:left w:val="single" w:sz="8" w:space="0" w:color="CCE6EC" w:themeColor="accent2" w:themeTint="BF"/>
          <w:bottom w:val="single" w:sz="8" w:space="0" w:color="CCE6EC" w:themeColor="accent2" w:themeTint="BF"/>
          <w:right w:val="single" w:sz="8" w:space="0" w:color="CCE6EC" w:themeColor="accent2" w:themeTint="BF"/>
          <w:insideH w:val="nil"/>
          <w:insideV w:val="nil"/>
        </w:tcBorders>
        <w:shd w:val="clear" w:color="auto" w:fill="BCDEE6" w:themeFill="accent2"/>
      </w:tcPr>
    </w:tblStylePr>
    <w:tblStylePr w:type="lastRow">
      <w:pPr>
        <w:spacing w:before="0" w:after="0" w:line="240" w:lineRule="auto"/>
      </w:pPr>
      <w:rPr>
        <w:b/>
        <w:bCs/>
      </w:rPr>
      <w:tblPr/>
      <w:tcPr>
        <w:tcBorders>
          <w:top w:val="double" w:sz="6" w:space="0" w:color="CCE6EC" w:themeColor="accent2" w:themeTint="BF"/>
          <w:left w:val="single" w:sz="8" w:space="0" w:color="CCE6EC" w:themeColor="accent2" w:themeTint="BF"/>
          <w:bottom w:val="single" w:sz="8" w:space="0" w:color="CCE6EC" w:themeColor="accent2" w:themeTint="BF"/>
          <w:right w:val="single" w:sz="8" w:space="0" w:color="CCE6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EF6F8" w:themeFill="accent2" w:themeFillTint="3F"/>
      </w:tcPr>
    </w:tblStylePr>
    <w:tblStylePr w:type="band1Horz">
      <w:tblPr/>
      <w:tcPr>
        <w:tcBorders>
          <w:insideH w:val="nil"/>
          <w:insideV w:val="nil"/>
        </w:tcBorders>
        <w:shd w:val="clear" w:color="auto" w:fill="EEF6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13"/>
    <w:rsid w:val="003C7F06"/>
    <w:pPr>
      <w:spacing w:after="0" w:line="240" w:lineRule="auto"/>
    </w:pPr>
    <w:tblPr>
      <w:tblStyleRowBandSize w:val="1"/>
      <w:tblStyleColBandSize w:val="1"/>
      <w:tblBorders>
        <w:top w:val="single" w:sz="8" w:space="0" w:color="E7D4C1" w:themeColor="accent3" w:themeTint="BF"/>
        <w:left w:val="single" w:sz="8" w:space="0" w:color="E7D4C1" w:themeColor="accent3" w:themeTint="BF"/>
        <w:bottom w:val="single" w:sz="8" w:space="0" w:color="E7D4C1" w:themeColor="accent3" w:themeTint="BF"/>
        <w:right w:val="single" w:sz="8" w:space="0" w:color="E7D4C1" w:themeColor="accent3" w:themeTint="BF"/>
        <w:insideH w:val="single" w:sz="8" w:space="0" w:color="E7D4C1" w:themeColor="accent3" w:themeTint="BF"/>
      </w:tblBorders>
    </w:tblPr>
    <w:tblStylePr w:type="firstRow">
      <w:pPr>
        <w:spacing w:before="0" w:after="0" w:line="240" w:lineRule="auto"/>
      </w:pPr>
      <w:rPr>
        <w:b/>
        <w:bCs/>
        <w:color w:val="FFFFFF" w:themeColor="background1"/>
      </w:rPr>
      <w:tblPr/>
      <w:tcPr>
        <w:tcBorders>
          <w:top w:val="single" w:sz="8" w:space="0" w:color="E7D4C1" w:themeColor="accent3" w:themeTint="BF"/>
          <w:left w:val="single" w:sz="8" w:space="0" w:color="E7D4C1" w:themeColor="accent3" w:themeTint="BF"/>
          <w:bottom w:val="single" w:sz="8" w:space="0" w:color="E7D4C1" w:themeColor="accent3" w:themeTint="BF"/>
          <w:right w:val="single" w:sz="8" w:space="0" w:color="E7D4C1" w:themeColor="accent3" w:themeTint="BF"/>
          <w:insideH w:val="nil"/>
          <w:insideV w:val="nil"/>
        </w:tcBorders>
        <w:shd w:val="clear" w:color="auto" w:fill="E0C6AD" w:themeFill="accent3"/>
      </w:tcPr>
    </w:tblStylePr>
    <w:tblStylePr w:type="lastRow">
      <w:pPr>
        <w:spacing w:before="0" w:after="0" w:line="240" w:lineRule="auto"/>
      </w:pPr>
      <w:rPr>
        <w:b/>
        <w:bCs/>
      </w:rPr>
      <w:tblPr/>
      <w:tcPr>
        <w:tcBorders>
          <w:top w:val="double" w:sz="6" w:space="0" w:color="E7D4C1" w:themeColor="accent3" w:themeTint="BF"/>
          <w:left w:val="single" w:sz="8" w:space="0" w:color="E7D4C1" w:themeColor="accent3" w:themeTint="BF"/>
          <w:bottom w:val="single" w:sz="8" w:space="0" w:color="E7D4C1" w:themeColor="accent3" w:themeTint="BF"/>
          <w:right w:val="single" w:sz="8" w:space="0" w:color="E7D4C1" w:themeColor="accent3" w:themeTint="BF"/>
          <w:insideH w:val="nil"/>
          <w:insideV w:val="nil"/>
        </w:tcBorders>
      </w:tcPr>
    </w:tblStylePr>
    <w:tblStylePr w:type="firstCol">
      <w:rPr>
        <w:b/>
        <w:bCs/>
      </w:rPr>
    </w:tblStylePr>
    <w:tblStylePr w:type="lastCol">
      <w:rPr>
        <w:b/>
        <w:bCs/>
      </w:rPr>
    </w:tblStylePr>
    <w:tblStylePr w:type="band1Vert">
      <w:tblPr/>
      <w:tcPr>
        <w:shd w:val="clear" w:color="auto" w:fill="F7F0EA" w:themeFill="accent3" w:themeFillTint="3F"/>
      </w:tcPr>
    </w:tblStylePr>
    <w:tblStylePr w:type="band1Horz">
      <w:tblPr/>
      <w:tcPr>
        <w:tcBorders>
          <w:insideH w:val="nil"/>
          <w:insideV w:val="nil"/>
        </w:tcBorders>
        <w:shd w:val="clear" w:color="auto" w:fill="F7F0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13"/>
    <w:rsid w:val="003C7F06"/>
    <w:pPr>
      <w:spacing w:after="0" w:line="240" w:lineRule="auto"/>
    </w:pPr>
    <w:tblPr>
      <w:tblStyleRowBandSize w:val="1"/>
      <w:tblStyleColBandSize w:val="1"/>
      <w:tblBorders>
        <w:top w:val="single" w:sz="8" w:space="0" w:color="0090BC" w:themeColor="accent4" w:themeTint="BF"/>
        <w:left w:val="single" w:sz="8" w:space="0" w:color="0090BC" w:themeColor="accent4" w:themeTint="BF"/>
        <w:bottom w:val="single" w:sz="8" w:space="0" w:color="0090BC" w:themeColor="accent4" w:themeTint="BF"/>
        <w:right w:val="single" w:sz="8" w:space="0" w:color="0090BC" w:themeColor="accent4" w:themeTint="BF"/>
        <w:insideH w:val="single" w:sz="8" w:space="0" w:color="0090BC" w:themeColor="accent4" w:themeTint="BF"/>
      </w:tblBorders>
    </w:tblPr>
    <w:tblStylePr w:type="firstRow">
      <w:pPr>
        <w:spacing w:before="0" w:after="0" w:line="240" w:lineRule="auto"/>
      </w:pPr>
      <w:rPr>
        <w:b/>
        <w:bCs/>
        <w:color w:val="FFFFFF" w:themeColor="background1"/>
      </w:rPr>
      <w:tblPr/>
      <w:tcPr>
        <w:tcBorders>
          <w:top w:val="single" w:sz="8" w:space="0" w:color="0090BC" w:themeColor="accent4" w:themeTint="BF"/>
          <w:left w:val="single" w:sz="8" w:space="0" w:color="0090BC" w:themeColor="accent4" w:themeTint="BF"/>
          <w:bottom w:val="single" w:sz="8" w:space="0" w:color="0090BC" w:themeColor="accent4" w:themeTint="BF"/>
          <w:right w:val="single" w:sz="8" w:space="0" w:color="0090BC" w:themeColor="accent4" w:themeTint="BF"/>
          <w:insideH w:val="nil"/>
          <w:insideV w:val="nil"/>
        </w:tcBorders>
        <w:shd w:val="clear" w:color="auto" w:fill="003E51" w:themeFill="accent4"/>
      </w:tcPr>
    </w:tblStylePr>
    <w:tblStylePr w:type="lastRow">
      <w:pPr>
        <w:spacing w:before="0" w:after="0" w:line="240" w:lineRule="auto"/>
      </w:pPr>
      <w:rPr>
        <w:b/>
        <w:bCs/>
      </w:rPr>
      <w:tblPr/>
      <w:tcPr>
        <w:tcBorders>
          <w:top w:val="double" w:sz="6" w:space="0" w:color="0090BC" w:themeColor="accent4" w:themeTint="BF"/>
          <w:left w:val="single" w:sz="8" w:space="0" w:color="0090BC" w:themeColor="accent4" w:themeTint="BF"/>
          <w:bottom w:val="single" w:sz="8" w:space="0" w:color="0090BC" w:themeColor="accent4" w:themeTint="BF"/>
          <w:right w:val="single" w:sz="8" w:space="0" w:color="0090BC" w:themeColor="accent4" w:themeTint="BF"/>
          <w:insideH w:val="nil"/>
          <w:insideV w:val="nil"/>
        </w:tcBorders>
      </w:tcPr>
    </w:tblStylePr>
    <w:tblStylePr w:type="firstCol">
      <w:rPr>
        <w:b/>
        <w:bCs/>
      </w:rPr>
    </w:tblStylePr>
    <w:tblStylePr w:type="lastCol">
      <w:rPr>
        <w:b/>
        <w:bCs/>
      </w:rPr>
    </w:tblStylePr>
    <w:tblStylePr w:type="band1Vert">
      <w:tblPr/>
      <w:tcPr>
        <w:shd w:val="clear" w:color="auto" w:fill="95E6FF" w:themeFill="accent4" w:themeFillTint="3F"/>
      </w:tcPr>
    </w:tblStylePr>
    <w:tblStylePr w:type="band1Horz">
      <w:tblPr/>
      <w:tcPr>
        <w:tcBorders>
          <w:insideH w:val="nil"/>
          <w:insideV w:val="nil"/>
        </w:tcBorders>
        <w:shd w:val="clear" w:color="auto" w:fill="95E6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13"/>
    <w:rsid w:val="003C7F06"/>
    <w:pPr>
      <w:spacing w:after="0" w:line="240" w:lineRule="auto"/>
    </w:pPr>
    <w:tblPr>
      <w:tblStyleRowBandSize w:val="1"/>
      <w:tblStyleColBandSize w:val="1"/>
      <w:tblBorders>
        <w:top w:val="single" w:sz="8" w:space="0" w:color="365675" w:themeColor="accent5" w:themeTint="BF"/>
        <w:left w:val="single" w:sz="8" w:space="0" w:color="365675" w:themeColor="accent5" w:themeTint="BF"/>
        <w:bottom w:val="single" w:sz="8" w:space="0" w:color="365675" w:themeColor="accent5" w:themeTint="BF"/>
        <w:right w:val="single" w:sz="8" w:space="0" w:color="365675" w:themeColor="accent5" w:themeTint="BF"/>
        <w:insideH w:val="single" w:sz="8" w:space="0" w:color="365675" w:themeColor="accent5" w:themeTint="BF"/>
      </w:tblBorders>
    </w:tblPr>
    <w:tblStylePr w:type="firstRow">
      <w:pPr>
        <w:spacing w:before="0" w:after="0" w:line="240" w:lineRule="auto"/>
      </w:pPr>
      <w:rPr>
        <w:b/>
        <w:bCs/>
        <w:color w:val="FFFFFF" w:themeColor="background1"/>
      </w:rPr>
      <w:tblPr/>
      <w:tcPr>
        <w:tcBorders>
          <w:top w:val="single" w:sz="8" w:space="0" w:color="365675" w:themeColor="accent5" w:themeTint="BF"/>
          <w:left w:val="single" w:sz="8" w:space="0" w:color="365675" w:themeColor="accent5" w:themeTint="BF"/>
          <w:bottom w:val="single" w:sz="8" w:space="0" w:color="365675" w:themeColor="accent5" w:themeTint="BF"/>
          <w:right w:val="single" w:sz="8" w:space="0" w:color="365675" w:themeColor="accent5" w:themeTint="BF"/>
          <w:insideH w:val="nil"/>
          <w:insideV w:val="nil"/>
        </w:tcBorders>
        <w:shd w:val="clear" w:color="auto" w:fill="131E29" w:themeFill="accent5"/>
      </w:tcPr>
    </w:tblStylePr>
    <w:tblStylePr w:type="lastRow">
      <w:pPr>
        <w:spacing w:before="0" w:after="0" w:line="240" w:lineRule="auto"/>
      </w:pPr>
      <w:rPr>
        <w:b/>
        <w:bCs/>
      </w:rPr>
      <w:tblPr/>
      <w:tcPr>
        <w:tcBorders>
          <w:top w:val="double" w:sz="6" w:space="0" w:color="365675" w:themeColor="accent5" w:themeTint="BF"/>
          <w:left w:val="single" w:sz="8" w:space="0" w:color="365675" w:themeColor="accent5" w:themeTint="BF"/>
          <w:bottom w:val="single" w:sz="8" w:space="0" w:color="365675" w:themeColor="accent5" w:themeTint="BF"/>
          <w:right w:val="single" w:sz="8" w:space="0" w:color="365675" w:themeColor="accent5" w:themeTint="BF"/>
          <w:insideH w:val="nil"/>
          <w:insideV w:val="nil"/>
        </w:tcBorders>
      </w:tcPr>
    </w:tblStylePr>
    <w:tblStylePr w:type="firstCol">
      <w:rPr>
        <w:b/>
        <w:bCs/>
      </w:rPr>
    </w:tblStylePr>
    <w:tblStylePr w:type="lastCol">
      <w:rPr>
        <w:b/>
        <w:bCs/>
      </w:rPr>
    </w:tblStylePr>
    <w:tblStylePr w:type="band1Vert">
      <w:tblPr/>
      <w:tcPr>
        <w:shd w:val="clear" w:color="auto" w:fill="B2C7DB" w:themeFill="accent5" w:themeFillTint="3F"/>
      </w:tcPr>
    </w:tblStylePr>
    <w:tblStylePr w:type="band1Horz">
      <w:tblPr/>
      <w:tcPr>
        <w:tcBorders>
          <w:insideH w:val="nil"/>
          <w:insideV w:val="nil"/>
        </w:tcBorders>
        <w:shd w:val="clear" w:color="auto" w:fill="B2C7D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13"/>
    <w:rsid w:val="003C7F06"/>
    <w:pPr>
      <w:spacing w:after="0" w:line="240" w:lineRule="auto"/>
    </w:pPr>
    <w:tblPr>
      <w:tblStyleRowBandSize w:val="1"/>
      <w:tblStyleColBandSize w:val="1"/>
      <w:tbl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single" w:sz="8" w:space="0" w:color="404040" w:themeColor="accent6" w:themeTint="BF"/>
      </w:tblBorders>
    </w:tblPr>
    <w:tblStylePr w:type="firstRow">
      <w:pPr>
        <w:spacing w:before="0" w:after="0" w:line="240" w:lineRule="auto"/>
      </w:pPr>
      <w:rPr>
        <w:b/>
        <w:bCs/>
        <w:color w:val="FFFFFF" w:themeColor="background1"/>
      </w:rPr>
      <w:tblPr/>
      <w:tcPr>
        <w:tcBorders>
          <w:top w:val="single" w:sz="8"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shd w:val="clear" w:color="auto" w:fill="000000" w:themeFill="accent6"/>
      </w:tcPr>
    </w:tblStylePr>
    <w:tblStylePr w:type="lastRow">
      <w:pPr>
        <w:spacing w:before="0" w:after="0" w:line="240" w:lineRule="auto"/>
      </w:pPr>
      <w:rPr>
        <w:b/>
        <w:bCs/>
      </w:rPr>
      <w:tblPr/>
      <w:tcPr>
        <w:tcBorders>
          <w:top w:val="double" w:sz="6" w:space="0" w:color="404040" w:themeColor="accent6" w:themeTint="BF"/>
          <w:left w:val="single" w:sz="8" w:space="0" w:color="404040" w:themeColor="accent6" w:themeTint="BF"/>
          <w:bottom w:val="single" w:sz="8" w:space="0" w:color="404040" w:themeColor="accent6" w:themeTint="BF"/>
          <w:right w:val="single" w:sz="8" w:space="0" w:color="4040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6" w:themeFillTint="3F"/>
      </w:tcPr>
    </w:tblStylePr>
    <w:tblStylePr w:type="band1Horz">
      <w:tblPr/>
      <w:tcPr>
        <w:tcBorders>
          <w:insideH w:val="nil"/>
          <w:insideV w:val="nil"/>
        </w:tcBorders>
        <w:shd w:val="clear" w:color="auto" w:fill="C0C0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13"/>
    <w:rsid w:val="003C7F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13"/>
    <w:rsid w:val="003C7F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191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1918" w:themeFill="accent1"/>
      </w:tcPr>
    </w:tblStylePr>
    <w:tblStylePr w:type="lastCol">
      <w:rPr>
        <w:b/>
        <w:bCs/>
        <w:color w:val="FFFFFF" w:themeColor="background1"/>
      </w:rPr>
      <w:tblPr/>
      <w:tcPr>
        <w:tcBorders>
          <w:left w:val="nil"/>
          <w:right w:val="nil"/>
          <w:insideH w:val="nil"/>
          <w:insideV w:val="nil"/>
        </w:tcBorders>
        <w:shd w:val="clear" w:color="auto" w:fill="D5191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13"/>
    <w:rsid w:val="003C7F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CDE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CDEE6" w:themeFill="accent2"/>
      </w:tcPr>
    </w:tblStylePr>
    <w:tblStylePr w:type="lastCol">
      <w:rPr>
        <w:b/>
        <w:bCs/>
        <w:color w:val="FFFFFF" w:themeColor="background1"/>
      </w:rPr>
      <w:tblPr/>
      <w:tcPr>
        <w:tcBorders>
          <w:left w:val="nil"/>
          <w:right w:val="nil"/>
          <w:insideH w:val="nil"/>
          <w:insideV w:val="nil"/>
        </w:tcBorders>
        <w:shd w:val="clear" w:color="auto" w:fill="BCDE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13"/>
    <w:rsid w:val="003C7F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0C6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0C6AD" w:themeFill="accent3"/>
      </w:tcPr>
    </w:tblStylePr>
    <w:tblStylePr w:type="lastCol">
      <w:rPr>
        <w:b/>
        <w:bCs/>
        <w:color w:val="FFFFFF" w:themeColor="background1"/>
      </w:rPr>
      <w:tblPr/>
      <w:tcPr>
        <w:tcBorders>
          <w:left w:val="nil"/>
          <w:right w:val="nil"/>
          <w:insideH w:val="nil"/>
          <w:insideV w:val="nil"/>
        </w:tcBorders>
        <w:shd w:val="clear" w:color="auto" w:fill="E0C6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13"/>
    <w:rsid w:val="003C7F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E5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3E51" w:themeFill="accent4"/>
      </w:tcPr>
    </w:tblStylePr>
    <w:tblStylePr w:type="lastCol">
      <w:rPr>
        <w:b/>
        <w:bCs/>
        <w:color w:val="FFFFFF" w:themeColor="background1"/>
      </w:rPr>
      <w:tblPr/>
      <w:tcPr>
        <w:tcBorders>
          <w:left w:val="nil"/>
          <w:right w:val="nil"/>
          <w:insideH w:val="nil"/>
          <w:insideV w:val="nil"/>
        </w:tcBorders>
        <w:shd w:val="clear" w:color="auto" w:fill="003E5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13"/>
    <w:rsid w:val="003C7F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E2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E29" w:themeFill="accent5"/>
      </w:tcPr>
    </w:tblStylePr>
    <w:tblStylePr w:type="lastCol">
      <w:rPr>
        <w:b/>
        <w:bCs/>
        <w:color w:val="FFFFFF" w:themeColor="background1"/>
      </w:rPr>
      <w:tblPr/>
      <w:tcPr>
        <w:tcBorders>
          <w:left w:val="nil"/>
          <w:right w:val="nil"/>
          <w:insideH w:val="nil"/>
          <w:insideV w:val="nil"/>
        </w:tcBorders>
        <w:shd w:val="clear" w:color="auto" w:fill="131E2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13"/>
    <w:rsid w:val="003C7F0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6"/>
      </w:tcPr>
    </w:tblStylePr>
    <w:tblStylePr w:type="lastCol">
      <w:rPr>
        <w:b/>
        <w:bCs/>
        <w:color w:val="FFFFFF" w:themeColor="background1"/>
      </w:rPr>
      <w:tblPr/>
      <w:tcPr>
        <w:tcBorders>
          <w:left w:val="nil"/>
          <w:right w:val="nil"/>
          <w:insideH w:val="nil"/>
          <w:insideV w:val="nil"/>
        </w:tcBorders>
        <w:shd w:val="clear" w:color="auto" w:fill="0000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13"/>
    <w:semiHidden/>
    <w:rsid w:val="003C7F0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13"/>
    <w:semiHidden/>
    <w:rsid w:val="003C7F06"/>
    <w:rPr>
      <w:rFonts w:asciiTheme="majorHAnsi" w:eastAsiaTheme="majorEastAsia" w:hAnsiTheme="majorHAnsi" w:cstheme="majorBidi"/>
      <w:sz w:val="24"/>
      <w:szCs w:val="24"/>
      <w:shd w:val="pct20" w:color="auto" w:fill="auto"/>
    </w:rPr>
  </w:style>
  <w:style w:type="paragraph" w:styleId="NoSpacing">
    <w:name w:val="No Spacing"/>
    <w:uiPriority w:val="13"/>
    <w:semiHidden/>
    <w:rsid w:val="003C7F06"/>
    <w:pPr>
      <w:spacing w:after="0" w:line="240" w:lineRule="auto"/>
    </w:pPr>
  </w:style>
  <w:style w:type="paragraph" w:styleId="NormalWeb">
    <w:name w:val="Normal (Web)"/>
    <w:basedOn w:val="Normal"/>
    <w:uiPriority w:val="13"/>
    <w:semiHidden/>
    <w:rsid w:val="003C7F06"/>
    <w:rPr>
      <w:rFonts w:ascii="Times New Roman" w:hAnsi="Times New Roman" w:cs="Times New Roman"/>
      <w:sz w:val="24"/>
      <w:szCs w:val="24"/>
    </w:rPr>
  </w:style>
  <w:style w:type="paragraph" w:styleId="NormalIndent">
    <w:name w:val="Normal Indent"/>
    <w:basedOn w:val="Normal"/>
    <w:uiPriority w:val="13"/>
    <w:semiHidden/>
    <w:rsid w:val="003C7F06"/>
    <w:pPr>
      <w:ind w:left="720"/>
    </w:pPr>
  </w:style>
  <w:style w:type="paragraph" w:styleId="NoteHeading">
    <w:name w:val="Note Heading"/>
    <w:basedOn w:val="Normal"/>
    <w:next w:val="Normal"/>
    <w:link w:val="NoteHeadingChar"/>
    <w:uiPriority w:val="13"/>
    <w:semiHidden/>
    <w:rsid w:val="003C7F06"/>
    <w:pPr>
      <w:spacing w:after="0" w:line="240" w:lineRule="auto"/>
    </w:pPr>
  </w:style>
  <w:style w:type="character" w:customStyle="1" w:styleId="NoteHeadingChar">
    <w:name w:val="Note Heading Char"/>
    <w:basedOn w:val="DefaultParagraphFont"/>
    <w:link w:val="NoteHeading"/>
    <w:uiPriority w:val="13"/>
    <w:semiHidden/>
    <w:rsid w:val="003C7F06"/>
  </w:style>
  <w:style w:type="character" w:styleId="PageNumber">
    <w:name w:val="page number"/>
    <w:basedOn w:val="DefaultParagraphFont"/>
    <w:uiPriority w:val="13"/>
    <w:semiHidden/>
    <w:rsid w:val="003C7F06"/>
  </w:style>
  <w:style w:type="character" w:styleId="PlaceholderText">
    <w:name w:val="Placeholder Text"/>
    <w:basedOn w:val="DefaultParagraphFont"/>
    <w:uiPriority w:val="13"/>
    <w:semiHidden/>
    <w:rsid w:val="003C7F06"/>
    <w:rPr>
      <w:color w:val="808080"/>
    </w:rPr>
  </w:style>
  <w:style w:type="paragraph" w:styleId="PlainText">
    <w:name w:val="Plain Text"/>
    <w:basedOn w:val="Normal"/>
    <w:link w:val="PlainTextChar"/>
    <w:uiPriority w:val="13"/>
    <w:semiHidden/>
    <w:rsid w:val="003C7F06"/>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13"/>
    <w:semiHidden/>
    <w:rsid w:val="003C7F06"/>
    <w:rPr>
      <w:rFonts w:ascii="Consolas" w:hAnsi="Consolas" w:cs="Consolas"/>
      <w:sz w:val="21"/>
      <w:szCs w:val="21"/>
    </w:rPr>
  </w:style>
  <w:style w:type="paragraph" w:styleId="Quote">
    <w:name w:val="Quote"/>
    <w:basedOn w:val="Normal"/>
    <w:next w:val="Normal"/>
    <w:link w:val="QuoteChar"/>
    <w:uiPriority w:val="13"/>
    <w:semiHidden/>
    <w:rsid w:val="003C7F06"/>
    <w:rPr>
      <w:i/>
      <w:iCs/>
      <w:color w:val="000000" w:themeColor="text1"/>
    </w:rPr>
  </w:style>
  <w:style w:type="character" w:customStyle="1" w:styleId="QuoteChar">
    <w:name w:val="Quote Char"/>
    <w:basedOn w:val="DefaultParagraphFont"/>
    <w:link w:val="Quote"/>
    <w:uiPriority w:val="13"/>
    <w:semiHidden/>
    <w:rsid w:val="003C7F06"/>
    <w:rPr>
      <w:i/>
      <w:iCs/>
      <w:color w:val="000000" w:themeColor="text1"/>
    </w:rPr>
  </w:style>
  <w:style w:type="paragraph" w:styleId="Salutation">
    <w:name w:val="Salutation"/>
    <w:basedOn w:val="Normal"/>
    <w:next w:val="Normal"/>
    <w:link w:val="SalutationChar"/>
    <w:uiPriority w:val="13"/>
    <w:semiHidden/>
    <w:rsid w:val="003C7F06"/>
  </w:style>
  <w:style w:type="character" w:customStyle="1" w:styleId="SalutationChar">
    <w:name w:val="Salutation Char"/>
    <w:basedOn w:val="DefaultParagraphFont"/>
    <w:link w:val="Salutation"/>
    <w:uiPriority w:val="13"/>
    <w:semiHidden/>
    <w:rsid w:val="003C7F06"/>
  </w:style>
  <w:style w:type="paragraph" w:styleId="Signature">
    <w:name w:val="Signature"/>
    <w:basedOn w:val="Normal"/>
    <w:link w:val="SignatureChar"/>
    <w:uiPriority w:val="13"/>
    <w:semiHidden/>
    <w:rsid w:val="003C7F06"/>
    <w:pPr>
      <w:spacing w:after="0" w:line="240" w:lineRule="auto"/>
      <w:ind w:left="4252"/>
    </w:pPr>
  </w:style>
  <w:style w:type="character" w:customStyle="1" w:styleId="SignatureChar">
    <w:name w:val="Signature Char"/>
    <w:basedOn w:val="DefaultParagraphFont"/>
    <w:link w:val="Signature"/>
    <w:uiPriority w:val="13"/>
    <w:semiHidden/>
    <w:rsid w:val="003C7F06"/>
  </w:style>
  <w:style w:type="character" w:styleId="Strong">
    <w:name w:val="Strong"/>
    <w:basedOn w:val="DefaultParagraphFont"/>
    <w:uiPriority w:val="13"/>
    <w:semiHidden/>
    <w:rsid w:val="003C7F06"/>
    <w:rPr>
      <w:b/>
      <w:bCs/>
    </w:rPr>
  </w:style>
  <w:style w:type="paragraph" w:styleId="Subtitle">
    <w:name w:val="Subtitle"/>
    <w:basedOn w:val="Normal"/>
    <w:next w:val="Normal"/>
    <w:link w:val="SubtitleChar"/>
    <w:uiPriority w:val="13"/>
    <w:semiHidden/>
    <w:rsid w:val="003C7F06"/>
    <w:pPr>
      <w:numPr>
        <w:ilvl w:val="1"/>
      </w:numPr>
    </w:pPr>
    <w:rPr>
      <w:rFonts w:asciiTheme="majorHAnsi" w:eastAsiaTheme="majorEastAsia" w:hAnsiTheme="majorHAnsi" w:cstheme="majorBidi"/>
      <w:i/>
      <w:iCs/>
      <w:color w:val="D51918" w:themeColor="accent1"/>
      <w:spacing w:val="15"/>
      <w:sz w:val="24"/>
      <w:szCs w:val="24"/>
    </w:rPr>
  </w:style>
  <w:style w:type="character" w:customStyle="1" w:styleId="SubtitleChar">
    <w:name w:val="Subtitle Char"/>
    <w:basedOn w:val="DefaultParagraphFont"/>
    <w:link w:val="Subtitle"/>
    <w:uiPriority w:val="13"/>
    <w:semiHidden/>
    <w:rsid w:val="003C7F06"/>
    <w:rPr>
      <w:rFonts w:asciiTheme="majorHAnsi" w:eastAsiaTheme="majorEastAsia" w:hAnsiTheme="majorHAnsi" w:cstheme="majorBidi"/>
      <w:i/>
      <w:iCs/>
      <w:color w:val="D51918" w:themeColor="accent1"/>
      <w:spacing w:val="15"/>
      <w:sz w:val="24"/>
      <w:szCs w:val="24"/>
    </w:rPr>
  </w:style>
  <w:style w:type="character" w:styleId="SubtleEmphasis">
    <w:name w:val="Subtle Emphasis"/>
    <w:basedOn w:val="DefaultParagraphFont"/>
    <w:uiPriority w:val="13"/>
    <w:semiHidden/>
    <w:rsid w:val="003C7F06"/>
    <w:rPr>
      <w:i/>
      <w:iCs/>
      <w:color w:val="808080" w:themeColor="text1" w:themeTint="7F"/>
    </w:rPr>
  </w:style>
  <w:style w:type="character" w:styleId="SubtleReference">
    <w:name w:val="Subtle Reference"/>
    <w:basedOn w:val="DefaultParagraphFont"/>
    <w:uiPriority w:val="13"/>
    <w:semiHidden/>
    <w:rsid w:val="003C7F06"/>
    <w:rPr>
      <w:smallCaps/>
      <w:color w:val="BCDEE6" w:themeColor="accent2"/>
      <w:u w:val="single"/>
    </w:rPr>
  </w:style>
  <w:style w:type="table" w:styleId="Table3Deffects1">
    <w:name w:val="Table 3D effects 1"/>
    <w:basedOn w:val="TableNormal"/>
    <w:uiPriority w:val="13"/>
    <w:semiHidden/>
    <w:unhideWhenUsed/>
    <w:rsid w:val="003C7F0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13"/>
    <w:semiHidden/>
    <w:unhideWhenUsed/>
    <w:rsid w:val="003C7F0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13"/>
    <w:semiHidden/>
    <w:unhideWhenUsed/>
    <w:rsid w:val="003C7F0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13"/>
    <w:semiHidden/>
    <w:unhideWhenUsed/>
    <w:rsid w:val="003C7F0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13"/>
    <w:semiHidden/>
    <w:unhideWhenUsed/>
    <w:rsid w:val="003C7F0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13"/>
    <w:semiHidden/>
    <w:unhideWhenUsed/>
    <w:rsid w:val="003C7F0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13"/>
    <w:semiHidden/>
    <w:unhideWhenUsed/>
    <w:rsid w:val="003C7F0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13"/>
    <w:semiHidden/>
    <w:unhideWhenUsed/>
    <w:rsid w:val="003C7F0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13"/>
    <w:semiHidden/>
    <w:unhideWhenUsed/>
    <w:rsid w:val="003C7F0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13"/>
    <w:semiHidden/>
    <w:unhideWhenUsed/>
    <w:rsid w:val="003C7F0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13"/>
    <w:semiHidden/>
    <w:unhideWhenUsed/>
    <w:rsid w:val="003C7F0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13"/>
    <w:semiHidden/>
    <w:unhideWhenUsed/>
    <w:rsid w:val="003C7F0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13"/>
    <w:semiHidden/>
    <w:unhideWhenUsed/>
    <w:rsid w:val="003C7F0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13"/>
    <w:semiHidden/>
    <w:unhideWhenUsed/>
    <w:rsid w:val="003C7F0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13"/>
    <w:semiHidden/>
    <w:unhideWhenUsed/>
    <w:rsid w:val="003C7F0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13"/>
    <w:semiHidden/>
    <w:unhideWhenUsed/>
    <w:rsid w:val="003C7F0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13"/>
    <w:semiHidden/>
    <w:unhideWhenUsed/>
    <w:rsid w:val="003C7F0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13"/>
    <w:semiHidden/>
    <w:unhideWhenUsed/>
    <w:rsid w:val="003C7F0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13"/>
    <w:semiHidden/>
    <w:unhideWhenUsed/>
    <w:rsid w:val="003C7F0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13"/>
    <w:semiHidden/>
    <w:unhideWhenUsed/>
    <w:rsid w:val="003C7F0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13"/>
    <w:semiHidden/>
    <w:unhideWhenUsed/>
    <w:rsid w:val="003C7F0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13"/>
    <w:semiHidden/>
    <w:unhideWhenUsed/>
    <w:rsid w:val="003C7F0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13"/>
    <w:semiHidden/>
    <w:unhideWhenUsed/>
    <w:rsid w:val="003C7F0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13"/>
    <w:semiHidden/>
    <w:unhideWhenUsed/>
    <w:rsid w:val="003C7F0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13"/>
    <w:semiHidden/>
    <w:unhideWhenUsed/>
    <w:rsid w:val="003C7F0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13"/>
    <w:semiHidden/>
    <w:unhideWhenUsed/>
    <w:rsid w:val="003C7F0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13"/>
    <w:semiHidden/>
    <w:unhideWhenUsed/>
    <w:rsid w:val="003C7F0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13"/>
    <w:semiHidden/>
    <w:unhideWhenUsed/>
    <w:rsid w:val="003C7F0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13"/>
    <w:semiHidden/>
    <w:unhideWhenUsed/>
    <w:rsid w:val="003C7F0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13"/>
    <w:semiHidden/>
    <w:unhideWhenUsed/>
    <w:rsid w:val="003C7F0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13"/>
    <w:semiHidden/>
    <w:unhideWhenUsed/>
    <w:rsid w:val="003C7F0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13"/>
    <w:semiHidden/>
    <w:unhideWhenUsed/>
    <w:rsid w:val="003C7F0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13"/>
    <w:semiHidden/>
    <w:unhideWhenUsed/>
    <w:rsid w:val="003C7F0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13"/>
    <w:semiHidden/>
    <w:rsid w:val="003C7F06"/>
    <w:pPr>
      <w:spacing w:after="0"/>
      <w:ind w:left="220" w:hanging="220"/>
    </w:pPr>
  </w:style>
  <w:style w:type="paragraph" w:styleId="TableofFigures">
    <w:name w:val="table of figures"/>
    <w:basedOn w:val="Normal"/>
    <w:next w:val="Normal"/>
    <w:uiPriority w:val="13"/>
    <w:semiHidden/>
    <w:rsid w:val="003C7F06"/>
    <w:pPr>
      <w:spacing w:after="0"/>
    </w:pPr>
  </w:style>
  <w:style w:type="table" w:styleId="TableProfessional">
    <w:name w:val="Table Professional"/>
    <w:basedOn w:val="TableNormal"/>
    <w:uiPriority w:val="13"/>
    <w:semiHidden/>
    <w:unhideWhenUsed/>
    <w:rsid w:val="003C7F0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13"/>
    <w:semiHidden/>
    <w:unhideWhenUsed/>
    <w:rsid w:val="003C7F0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13"/>
    <w:semiHidden/>
    <w:unhideWhenUsed/>
    <w:rsid w:val="003C7F0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13"/>
    <w:semiHidden/>
    <w:unhideWhenUsed/>
    <w:rsid w:val="003C7F0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13"/>
    <w:semiHidden/>
    <w:unhideWhenUsed/>
    <w:rsid w:val="003C7F0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13"/>
    <w:semiHidden/>
    <w:unhideWhenUsed/>
    <w:rsid w:val="003C7F0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13"/>
    <w:semiHidden/>
    <w:unhideWhenUsed/>
    <w:rsid w:val="003C7F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13"/>
    <w:semiHidden/>
    <w:unhideWhenUsed/>
    <w:rsid w:val="003C7F0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13"/>
    <w:semiHidden/>
    <w:unhideWhenUsed/>
    <w:rsid w:val="003C7F0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13"/>
    <w:semiHidden/>
    <w:unhideWhenUsed/>
    <w:rsid w:val="003C7F0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3"/>
    <w:semiHidden/>
    <w:rsid w:val="003C7F06"/>
    <w:pPr>
      <w:pBdr>
        <w:bottom w:val="single" w:sz="8" w:space="4" w:color="D51918" w:themeColor="accent1"/>
      </w:pBdr>
      <w:spacing w:after="300" w:line="240" w:lineRule="auto"/>
      <w:contextualSpacing/>
    </w:pPr>
    <w:rPr>
      <w:rFonts w:asciiTheme="majorHAnsi" w:eastAsiaTheme="majorEastAsia" w:hAnsiTheme="majorHAnsi" w:cstheme="majorBidi"/>
      <w:color w:val="0E161E" w:themeColor="text2" w:themeShade="BF"/>
      <w:spacing w:val="5"/>
      <w:kern w:val="28"/>
      <w:sz w:val="52"/>
      <w:szCs w:val="52"/>
    </w:rPr>
  </w:style>
  <w:style w:type="character" w:customStyle="1" w:styleId="TitleChar">
    <w:name w:val="Title Char"/>
    <w:basedOn w:val="DefaultParagraphFont"/>
    <w:link w:val="Title"/>
    <w:uiPriority w:val="13"/>
    <w:semiHidden/>
    <w:rsid w:val="003C7F06"/>
    <w:rPr>
      <w:rFonts w:asciiTheme="majorHAnsi" w:eastAsiaTheme="majorEastAsia" w:hAnsiTheme="majorHAnsi" w:cstheme="majorBidi"/>
      <w:color w:val="0E161E" w:themeColor="text2" w:themeShade="BF"/>
      <w:spacing w:val="5"/>
      <w:kern w:val="28"/>
      <w:sz w:val="52"/>
      <w:szCs w:val="52"/>
    </w:rPr>
  </w:style>
  <w:style w:type="paragraph" w:styleId="TOAHeading">
    <w:name w:val="toa heading"/>
    <w:basedOn w:val="Normal"/>
    <w:next w:val="Normal"/>
    <w:uiPriority w:val="13"/>
    <w:semiHidden/>
    <w:rsid w:val="003C7F0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13"/>
    <w:semiHidden/>
    <w:rsid w:val="003C7F06"/>
    <w:pPr>
      <w:spacing w:after="100"/>
    </w:pPr>
  </w:style>
  <w:style w:type="paragraph" w:styleId="TOC2">
    <w:name w:val="toc 2"/>
    <w:basedOn w:val="Normal"/>
    <w:next w:val="Normal"/>
    <w:autoRedefine/>
    <w:uiPriority w:val="13"/>
    <w:semiHidden/>
    <w:rsid w:val="003C7F06"/>
    <w:pPr>
      <w:spacing w:after="100"/>
      <w:ind w:left="220"/>
    </w:pPr>
  </w:style>
  <w:style w:type="paragraph" w:styleId="TOC3">
    <w:name w:val="toc 3"/>
    <w:basedOn w:val="Normal"/>
    <w:next w:val="Normal"/>
    <w:autoRedefine/>
    <w:uiPriority w:val="13"/>
    <w:semiHidden/>
    <w:rsid w:val="003C7F06"/>
    <w:pPr>
      <w:spacing w:after="100"/>
      <w:ind w:left="440"/>
    </w:pPr>
  </w:style>
  <w:style w:type="paragraph" w:styleId="TOC4">
    <w:name w:val="toc 4"/>
    <w:basedOn w:val="Normal"/>
    <w:next w:val="Normal"/>
    <w:autoRedefine/>
    <w:uiPriority w:val="13"/>
    <w:semiHidden/>
    <w:rsid w:val="003C7F06"/>
    <w:pPr>
      <w:spacing w:after="100"/>
      <w:ind w:left="660"/>
    </w:pPr>
  </w:style>
  <w:style w:type="paragraph" w:styleId="TOC5">
    <w:name w:val="toc 5"/>
    <w:basedOn w:val="Normal"/>
    <w:next w:val="Normal"/>
    <w:autoRedefine/>
    <w:uiPriority w:val="13"/>
    <w:semiHidden/>
    <w:rsid w:val="003C7F06"/>
    <w:pPr>
      <w:spacing w:after="100"/>
      <w:ind w:left="880"/>
    </w:pPr>
  </w:style>
  <w:style w:type="paragraph" w:styleId="TOC6">
    <w:name w:val="toc 6"/>
    <w:basedOn w:val="Normal"/>
    <w:next w:val="Normal"/>
    <w:autoRedefine/>
    <w:uiPriority w:val="13"/>
    <w:semiHidden/>
    <w:rsid w:val="003C7F06"/>
    <w:pPr>
      <w:spacing w:after="100"/>
      <w:ind w:left="1100"/>
    </w:pPr>
  </w:style>
  <w:style w:type="paragraph" w:styleId="TOC7">
    <w:name w:val="toc 7"/>
    <w:basedOn w:val="Normal"/>
    <w:next w:val="Normal"/>
    <w:autoRedefine/>
    <w:uiPriority w:val="13"/>
    <w:semiHidden/>
    <w:rsid w:val="003C7F06"/>
    <w:pPr>
      <w:spacing w:after="100"/>
      <w:ind w:left="1320"/>
    </w:pPr>
  </w:style>
  <w:style w:type="paragraph" w:styleId="TOC8">
    <w:name w:val="toc 8"/>
    <w:basedOn w:val="Normal"/>
    <w:next w:val="Normal"/>
    <w:autoRedefine/>
    <w:uiPriority w:val="13"/>
    <w:semiHidden/>
    <w:rsid w:val="003C7F06"/>
    <w:pPr>
      <w:spacing w:after="100"/>
      <w:ind w:left="1540"/>
    </w:pPr>
  </w:style>
  <w:style w:type="paragraph" w:styleId="TOC9">
    <w:name w:val="toc 9"/>
    <w:basedOn w:val="Normal"/>
    <w:next w:val="Normal"/>
    <w:autoRedefine/>
    <w:uiPriority w:val="13"/>
    <w:semiHidden/>
    <w:rsid w:val="003C7F06"/>
    <w:pPr>
      <w:spacing w:after="100"/>
      <w:ind w:left="1760"/>
    </w:pPr>
  </w:style>
  <w:style w:type="paragraph" w:styleId="TOCHeading">
    <w:name w:val="TOC Heading"/>
    <w:basedOn w:val="Heading1"/>
    <w:next w:val="Normal"/>
    <w:uiPriority w:val="13"/>
    <w:semiHidden/>
    <w:rsid w:val="003C7F06"/>
    <w:pPr>
      <w:outlineLvl w:val="9"/>
    </w:pPr>
  </w:style>
  <w:style w:type="paragraph" w:customStyle="1" w:styleId="HeadingOneNumberedJLL">
    <w:name w:val="Heading One Numbered_JLL"/>
    <w:basedOn w:val="Normal"/>
    <w:next w:val="BodyTextJLL"/>
    <w:rsid w:val="003C7F06"/>
    <w:pPr>
      <w:numPr>
        <w:ilvl w:val="1"/>
        <w:numId w:val="50"/>
      </w:numPr>
      <w:spacing w:after="240" w:line="240" w:lineRule="auto"/>
    </w:pPr>
    <w:rPr>
      <w:rFonts w:ascii="Arial" w:hAnsi="Arial"/>
      <w:b/>
      <w:sz w:val="28"/>
      <w:lang w:val="en-US"/>
    </w:rPr>
  </w:style>
  <w:style w:type="paragraph" w:customStyle="1" w:styleId="HeadingTwoNumberedJLL">
    <w:name w:val="Heading Two Numbered_JLL"/>
    <w:basedOn w:val="Normal"/>
    <w:next w:val="BodyTextJLL"/>
    <w:uiPriority w:val="1"/>
    <w:rsid w:val="003C7F06"/>
    <w:pPr>
      <w:numPr>
        <w:ilvl w:val="2"/>
        <w:numId w:val="50"/>
      </w:numPr>
      <w:spacing w:after="240" w:line="240" w:lineRule="auto"/>
    </w:pPr>
    <w:rPr>
      <w:rFonts w:ascii="Arial" w:hAnsi="Arial"/>
      <w:b/>
      <w:color w:val="626468"/>
      <w:sz w:val="28"/>
      <w:lang w:val="en-US"/>
    </w:rPr>
  </w:style>
  <w:style w:type="paragraph" w:customStyle="1" w:styleId="SectionHeadingNumberedJLL">
    <w:name w:val="Section Heading Numbered_JLL"/>
    <w:basedOn w:val="Normal"/>
    <w:uiPriority w:val="4"/>
    <w:rsid w:val="003C7F06"/>
    <w:pPr>
      <w:pageBreakBefore/>
      <w:framePr w:w="10478" w:vSpace="454" w:wrap="around" w:vAnchor="page" w:hAnchor="page" w:x="721" w:y="1299" w:anchorLock="1"/>
      <w:numPr>
        <w:numId w:val="50"/>
      </w:numPr>
      <w:pBdr>
        <w:bottom w:val="single" w:sz="8" w:space="1" w:color="626468"/>
      </w:pBdr>
      <w:spacing w:after="120" w:line="240" w:lineRule="auto"/>
    </w:pPr>
    <w:rPr>
      <w:rFonts w:ascii="Arial" w:hAnsi="Arial"/>
      <w:color w:val="626468"/>
      <w:sz w:val="40"/>
      <w:lang w:val="en-US"/>
    </w:rPr>
  </w:style>
  <w:style w:type="paragraph" w:customStyle="1" w:styleId="NumberedOneJLL">
    <w:name w:val="Numbered One_JLL"/>
    <w:basedOn w:val="NormalJLL"/>
    <w:uiPriority w:val="23"/>
    <w:rsid w:val="003C7F06"/>
    <w:pPr>
      <w:numPr>
        <w:numId w:val="47"/>
      </w:numPr>
      <w:spacing w:after="120" w:line="228" w:lineRule="auto"/>
    </w:pPr>
  </w:style>
  <w:style w:type="paragraph" w:customStyle="1" w:styleId="NumberedTwoJLL">
    <w:name w:val="Numbered Two_JLL"/>
    <w:basedOn w:val="NumberedOneJLL"/>
    <w:uiPriority w:val="23"/>
    <w:rsid w:val="003C7F06"/>
    <w:pPr>
      <w:numPr>
        <w:numId w:val="48"/>
      </w:numPr>
    </w:pPr>
  </w:style>
  <w:style w:type="paragraph" w:customStyle="1" w:styleId="NumberedThreeJLL">
    <w:name w:val="Numbered Three_JLL"/>
    <w:basedOn w:val="NumberedTwoJLL"/>
    <w:uiPriority w:val="23"/>
    <w:rsid w:val="003C7F06"/>
    <w:pPr>
      <w:numPr>
        <w:numId w:val="49"/>
      </w:numPr>
    </w:pPr>
  </w:style>
  <w:style w:type="paragraph" w:customStyle="1" w:styleId="SectionHeadingJLL">
    <w:name w:val="Section Heading_JLL"/>
    <w:basedOn w:val="NormalJLL"/>
    <w:uiPriority w:val="4"/>
    <w:rsid w:val="003C7F06"/>
    <w:pPr>
      <w:pageBreakBefore/>
      <w:framePr w:w="10478" w:vSpace="454" w:wrap="around" w:vAnchor="page" w:hAnchor="page" w:x="721" w:y="1299" w:anchorLock="1"/>
      <w:pBdr>
        <w:bottom w:val="single" w:sz="8" w:space="1" w:color="626468"/>
      </w:pBdr>
      <w:spacing w:after="120"/>
    </w:pPr>
    <w:rPr>
      <w:color w:val="626468"/>
      <w:sz w:val="40"/>
    </w:rPr>
  </w:style>
  <w:style w:type="paragraph" w:customStyle="1" w:styleId="HeadingTwoJLL">
    <w:name w:val="Heading Two_JLL"/>
    <w:basedOn w:val="NormalJLL"/>
    <w:next w:val="BodyTextJLL"/>
    <w:uiPriority w:val="1"/>
    <w:qFormat/>
    <w:rsid w:val="003C7F06"/>
    <w:pPr>
      <w:spacing w:after="240"/>
    </w:pPr>
    <w:rPr>
      <w:b/>
      <w:color w:val="626468"/>
      <w:sz w:val="28"/>
    </w:rPr>
  </w:style>
  <w:style w:type="character" w:customStyle="1" w:styleId="CharacterItalicJLL">
    <w:name w:val="Character_Italic_JLL"/>
    <w:basedOn w:val="DefaultParagraphFont"/>
    <w:uiPriority w:val="23"/>
    <w:rsid w:val="003C7F06"/>
    <w:rPr>
      <w:rFonts w:ascii="Times New Roman" w:hAnsi="Times New Roman"/>
      <w:i/>
    </w:rPr>
  </w:style>
  <w:style w:type="character" w:customStyle="1" w:styleId="CharacterBoldUnderlineJLL">
    <w:name w:val="Character_Bold_Underline_JLL"/>
    <w:basedOn w:val="DefaultParagraphFont"/>
    <w:uiPriority w:val="23"/>
    <w:rsid w:val="003C7F06"/>
    <w:rPr>
      <w:rFonts w:ascii="Arial" w:hAnsi="Arial"/>
      <w:b/>
      <w:u w:val="single"/>
    </w:rPr>
  </w:style>
  <w:style w:type="character" w:customStyle="1" w:styleId="CharacterItalicUnderlineJLL">
    <w:name w:val="Character_Italic_Underline_JLL"/>
    <w:basedOn w:val="CharacterItalicJLL"/>
    <w:uiPriority w:val="23"/>
    <w:rsid w:val="003C7F06"/>
    <w:rPr>
      <w:rFonts w:ascii="Times New Roman" w:hAnsi="Times New Roman"/>
      <w:i/>
      <w:u w:val="single"/>
    </w:rPr>
  </w:style>
  <w:style w:type="paragraph" w:customStyle="1" w:styleId="TOCThreeJLL">
    <w:name w:val="TOC Three_JLL"/>
    <w:basedOn w:val="NormalJLL"/>
    <w:uiPriority w:val="23"/>
    <w:rsid w:val="003C7F06"/>
    <w:pPr>
      <w:tabs>
        <w:tab w:val="right" w:pos="10460"/>
      </w:tabs>
      <w:ind w:left="240"/>
    </w:pPr>
    <w:rPr>
      <w:color w:val="626468"/>
    </w:rPr>
  </w:style>
  <w:style w:type="paragraph" w:customStyle="1" w:styleId="RecipientNameJLL">
    <w:name w:val="Recipient Name_JLL"/>
    <w:basedOn w:val="RecipientAddressJLL"/>
    <w:next w:val="RecipientAddressJLL"/>
    <w:uiPriority w:val="13"/>
    <w:rsid w:val="003C7F06"/>
    <w:pPr>
      <w:spacing w:before="240"/>
    </w:pPr>
    <w:rPr>
      <w:b/>
    </w:rPr>
  </w:style>
  <w:style w:type="paragraph" w:customStyle="1" w:styleId="EntityNameJLL">
    <w:name w:val="EntityName_JLL"/>
    <w:basedOn w:val="AddressJLL"/>
    <w:uiPriority w:val="13"/>
    <w:rsid w:val="003C7F06"/>
    <w:pPr>
      <w:framePr w:vSpace="288" w:wrap="around" w:vAnchor="page" w:hAnchor="margin" w:y="15380"/>
      <w:suppressOverlap/>
    </w:pPr>
    <w:rPr>
      <w:b/>
    </w:rPr>
  </w:style>
  <w:style w:type="character" w:customStyle="1" w:styleId="SemiboldJLL">
    <w:name w:val="Semibold_JLL"/>
    <w:basedOn w:val="DefaultParagraphFont"/>
    <w:uiPriority w:val="1"/>
    <w:rsid w:val="003C7F06"/>
    <w:rPr>
      <w:rFonts w:ascii="Arial" w:hAnsi="Arial"/>
      <w:b/>
      <w:lang w:val="en-US"/>
    </w:rPr>
  </w:style>
  <w:style w:type="paragraph" w:styleId="Revision">
    <w:name w:val="Revision"/>
    <w:hidden/>
    <w:uiPriority w:val="99"/>
    <w:semiHidden/>
    <w:rsid w:val="009B15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e.Oughton\Desktop\Forms%20and%20Templates\Counter%20Proposal%20Template.dotx" TargetMode="External"/></Relationships>
</file>

<file path=word/theme/theme1.xml><?xml version="1.0" encoding="utf-8"?>
<a:theme xmlns:a="http://schemas.openxmlformats.org/drawingml/2006/main" name="JLL">
  <a:themeElements>
    <a:clrScheme name="JLL">
      <a:dk1>
        <a:sysClr val="windowText" lastClr="000000"/>
      </a:dk1>
      <a:lt1>
        <a:sysClr val="window" lastClr="FFFFFF"/>
      </a:lt1>
      <a:dk2>
        <a:srgbClr val="131E29"/>
      </a:dk2>
      <a:lt2>
        <a:srgbClr val="E0C6AD"/>
      </a:lt2>
      <a:accent1>
        <a:srgbClr val="D51918"/>
      </a:accent1>
      <a:accent2>
        <a:srgbClr val="BCDEE6"/>
      </a:accent2>
      <a:accent3>
        <a:srgbClr val="E0C6AD"/>
      </a:accent3>
      <a:accent4>
        <a:srgbClr val="003E51"/>
      </a:accent4>
      <a:accent5>
        <a:srgbClr val="131E29"/>
      </a:accent5>
      <a:accent6>
        <a:srgbClr val="000000"/>
      </a:accent6>
      <a:hlink>
        <a:srgbClr val="808080"/>
      </a:hlink>
      <a:folHlink>
        <a:srgbClr val="7A68B4"/>
      </a:folHlink>
    </a:clrScheme>
    <a:fontScheme name="Custom 7">
      <a:majorFont>
        <a:latin typeface="Source Sans Pro Semibold"/>
        <a:ea typeface=""/>
        <a:cs typeface=""/>
      </a:majorFont>
      <a:minorFont>
        <a:latin typeface="Source Sans Pro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DAAAE60A0544B951BB5DAB6DDB485" ma:contentTypeVersion="22" ma:contentTypeDescription="Create a new document." ma:contentTypeScope="" ma:versionID="14ab08595d78d08a96024f4c63561850">
  <xsd:schema xmlns:xsd="http://www.w3.org/2001/XMLSchema" xmlns:xs="http://www.w3.org/2001/XMLSchema" xmlns:p="http://schemas.microsoft.com/office/2006/metadata/properties" xmlns:ns2="7db33a77-367e-4064-8dcb-a1f54ef8828f" xmlns:ns3="dca38104-d74f-4ef4-9cf2-8880c0bc586a" targetNamespace="http://schemas.microsoft.com/office/2006/metadata/properties" ma:root="true" ma:fieldsID="584535e0102b8117200ce4a847e379a5" ns2:_="" ns3:_="">
    <xsd:import namespace="7db33a77-367e-4064-8dcb-a1f54ef8828f"/>
    <xsd:import namespace="dca38104-d74f-4ef4-9cf2-8880c0bc586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MediaLengthInSeconds" minOccurs="0"/>
                <xsd:element ref="ns2:TaxCatchAll" minOccurs="0"/>
                <xsd:element ref="ns3:lcf76f155ced4ddcb4097134ff3c332f" minOccurs="0"/>
                <xsd:element ref="ns3:_Flow_SignoffStatus" minOccurs="0"/>
                <xsd:element ref="ns3:MediaServiceObjectDetectorVersions" minOccurs="0"/>
                <xsd:element ref="ns3:Dat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b33a77-367e-4064-8dcb-a1f54ef882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b24fc54-6486-4650-b286-8c4c330191b6}" ma:internalName="TaxCatchAll" ma:showField="CatchAllData" ma:web="7db33a77-367e-4064-8dcb-a1f54ef8828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ca38104-d74f-4ef4-9cf2-8880c0bc586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ae13d7f-ecf8-4f55-952b-8942762ab4ad"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Date" ma:index="26" nillable="true" ma:displayName="Date" ma:format="DateOnly" ma:internalName="Dat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ate xmlns="dca38104-d74f-4ef4-9cf2-8880c0bc586a" xsi:nil="true"/>
    <lcf76f155ced4ddcb4097134ff3c332f xmlns="dca38104-d74f-4ef4-9cf2-8880c0bc586a">
      <Terms xmlns="http://schemas.microsoft.com/office/infopath/2007/PartnerControls"/>
    </lcf76f155ced4ddcb4097134ff3c332f>
    <_Flow_SignoffStatus xmlns="dca38104-d74f-4ef4-9cf2-8880c0bc586a" xsi:nil="true"/>
    <TaxCatchAll xmlns="7db33a77-367e-4064-8dcb-a1f54ef8828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3872E7-56D7-4A2F-9913-D409F07E63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b33a77-367e-4064-8dcb-a1f54ef8828f"/>
    <ds:schemaRef ds:uri="dca38104-d74f-4ef4-9cf2-8880c0bc5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338A98-4A2B-4336-BE33-2665D14D27B7}">
  <ds:schemaRefs>
    <ds:schemaRef ds:uri="http://schemas.openxmlformats.org/officeDocument/2006/bibliography"/>
  </ds:schemaRefs>
</ds:datastoreItem>
</file>

<file path=customXml/itemProps3.xml><?xml version="1.0" encoding="utf-8"?>
<ds:datastoreItem xmlns:ds="http://schemas.openxmlformats.org/officeDocument/2006/customXml" ds:itemID="{540CED03-CF30-4579-BE5E-52E7B855330D}">
  <ds:schemaRefs>
    <ds:schemaRef ds:uri="http://schemas.microsoft.com/office/2006/metadata/properties"/>
    <ds:schemaRef ds:uri="http://schemas.microsoft.com/office/infopath/2007/PartnerControls"/>
    <ds:schemaRef ds:uri="dca38104-d74f-4ef4-9cf2-8880c0bc586a"/>
    <ds:schemaRef ds:uri="7db33a77-367e-4064-8dcb-a1f54ef8828f"/>
  </ds:schemaRefs>
</ds:datastoreItem>
</file>

<file path=customXml/itemProps4.xml><?xml version="1.0" encoding="utf-8"?>
<ds:datastoreItem xmlns:ds="http://schemas.openxmlformats.org/officeDocument/2006/customXml" ds:itemID="{A88DE9E7-FE44-4244-9730-EA30D7B24B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Counter Proposal Template.dotx</Template>
  <TotalTime>9</TotalTime>
  <Pages>4</Pages>
  <Words>1183</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Oughton, Claire</dc:creator>
  <cp:lastModifiedBy>J. D. Lewis</cp:lastModifiedBy>
  <cp:revision>6</cp:revision>
  <cp:lastPrinted>2022-10-17T13:29:00Z</cp:lastPrinted>
  <dcterms:created xsi:type="dcterms:W3CDTF">2026-03-02T21:43:00Z</dcterms:created>
  <dcterms:modified xsi:type="dcterms:W3CDTF">2026-03-04T15:04:00Z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588f1eb9-f891-46d1-9063-23fa20029a83</vt:lpwstr>
  </property>
  <property fmtid="{D5CDD505-2E9C-101B-9397-08002B2CF9AE}" pid="3" name="ContentTypeId">
    <vt:lpwstr>0x010100107DAAAE60A0544B951BB5DAB6DDB485</vt:lpwstr>
  </property>
  <property fmtid="{D5CDD505-2E9C-101B-9397-08002B2CF9AE}" pid="4" name="MediaServiceImageTags">
    <vt:lpwstr/>
  </property>
</Properties>
</file>